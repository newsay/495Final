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5101FF2C" w14:textId="77777777" w:rsidR="00172D10" w:rsidRDefault="001C62C8">
          <w:r>
            <w:rPr>
              <w:noProof/>
            </w:rPr>
            <mc:AlternateContent>
              <mc:Choice Requires="wpg">
                <w:drawing>
                  <wp:anchor distT="0" distB="0" distL="114300" distR="114300" simplePos="0" relativeHeight="251658240" behindDoc="0" locked="0" layoutInCell="1" allowOverlap="1" wp14:anchorId="5FD62F54" wp14:editId="36E292CA">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22861EF0"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AoAAAAAAAAAIQCfbXQy0H4AANB+AAAUAAAAZHJzL21lZGlhL2ltYWdlMi5wbmeJUE5HDQoaCgAA&#10;AA1JSERSAAADTAAAA9AIBgAAAXI+yxkAAAABc1JHQgCuzhzpAAAABGdBTUEAALGPC/xhBQAAAAlw&#10;SFlzAAA7DgAAOw4BzLahgw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">
                      <v:imagedata r:id="rId19"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2B9CB462"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54A72754" w14:textId="77777777" w:rsidR="002A2E02" w:rsidRDefault="0009540D"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anchor distT="0" distB="0" distL="114300" distR="114300" simplePos="0" relativeHeight="251669504" behindDoc="1" locked="0" layoutInCell="1" allowOverlap="1" wp14:anchorId="2D263117" wp14:editId="2D3613CD">
                          <wp:simplePos x="0" y="0"/>
                          <wp:positionH relativeFrom="column">
                            <wp:posOffset>1790036</wp:posOffset>
                          </wp:positionH>
                          <wp:positionV relativeFrom="paragraph">
                            <wp:posOffset>1120095</wp:posOffset>
                          </wp:positionV>
                          <wp:extent cx="4082415" cy="616585"/>
                          <wp:effectExtent l="0" t="0" r="0" b="0"/>
                          <wp:wrapTight wrapText="bothSides">
                            <wp:wrapPolygon edited="0">
                              <wp:start x="202" y="0"/>
                              <wp:lineTo x="202" y="20688"/>
                              <wp:lineTo x="21267" y="20688"/>
                              <wp:lineTo x="21267" y="0"/>
                              <wp:lineTo x="202" y="0"/>
                            </wp:wrapPolygon>
                          </wp:wrapTight>
                          <wp:docPr id="25" name="Text Box 25"/>
                          <wp:cNvGraphicFramePr/>
                          <a:graphic xmlns:a="http://schemas.openxmlformats.org/drawingml/2006/main">
                            <a:graphicData uri="http://schemas.microsoft.com/office/word/2010/wordprocessingShape">
                              <wps:wsp>
                                <wps:cNvSpPr txBox="1"/>
                                <wps:spPr>
                                  <a:xfrm>
                                    <a:off x="0" y="0"/>
                                    <a:ext cx="4082415" cy="616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254ABE" w14:textId="650638BB" w:rsidR="00AB54C1" w:rsidRPr="006B7C38" w:rsidRDefault="00AB54C1" w:rsidP="0086319D">
                                      <w:pPr>
                                        <w:pStyle w:val="Subtitle"/>
                                        <w:jc w:val="center"/>
                                        <w:rPr>
                                          <w:sz w:val="56"/>
                                        </w:rPr>
                                      </w:pPr>
                                      <w:r>
                                        <w:rPr>
                                          <w:sz w:val="56"/>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263117" id="_x0000_t202" coordsize="21600,21600" o:spt="202" path="m,l,21600r21600,l21600,xe">
                          <v:stroke joinstyle="miter"/>
                          <v:path gradientshapeok="t" o:connecttype="rect"/>
                        </v:shapetype>
                        <v:shape id="Text Box 25" o:spid="_x0000_s1026" type="#_x0000_t202" style="position:absolute;left:0;text-align:left;margin-left:140.95pt;margin-top:88.2pt;width:321.45pt;height:4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" filled="f" stroked="f">
                          <v:textbox>
                            <w:txbxContent>
                              <w:p w14:paraId="58254ABE" w14:textId="650638BB" w:rsidR="00AB54C1" w:rsidRPr="006B7C38" w:rsidRDefault="00AB54C1" w:rsidP="0086319D">
                                <w:pPr>
                                  <w:pStyle w:val="Subtitle"/>
                                  <w:jc w:val="center"/>
                                  <w:rPr>
                                    <w:sz w:val="56"/>
                                  </w:rPr>
                                </w:pPr>
                                <w:r>
                                  <w:rPr>
                                    <w:sz w:val="56"/>
                                  </w:rPr>
                                  <w:t>User Guide</w:t>
                                </w:r>
                              </w:p>
                            </w:txbxContent>
                          </v:textbox>
                          <w10:wrap type="tight"/>
                        </v:shape>
                      </w:pict>
                    </mc:Fallback>
                  </mc:AlternateContent>
                </w:r>
                <w:r w:rsidR="005D120C">
                  <w:rPr>
                    <w:noProof/>
                  </w:rPr>
                  <mc:AlternateContent>
                    <mc:Choice Requires="wps">
                      <w:drawing>
                        <wp:anchor distT="0" distB="0" distL="114300" distR="114300" simplePos="0" relativeHeight="251660288" behindDoc="0" locked="0" layoutInCell="1" allowOverlap="1" wp14:anchorId="0EA26E27" wp14:editId="08687702">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48482" id="Rectangle 18"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2AAA3AFB" wp14:editId="5FA56BF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8AFC5E" w14:textId="77777777" w:rsidR="00AB54C1" w:rsidRPr="008A25CD" w:rsidRDefault="00AB54C1" w:rsidP="002A2E02">
                                      <w:pPr>
                                        <w:pStyle w:val="Style1"/>
                                        <w:rPr>
                                          <w:b/>
                                          <w:sz w:val="60"/>
                                          <w:szCs w:val="60"/>
                                        </w:rPr>
                                      </w:pPr>
                                      <w:r>
                                        <w:rPr>
                                          <w:b/>
                                          <w:sz w:val="60"/>
                                          <w:szCs w:val="60"/>
                                        </w:rPr>
                                        <w:t>Scheduling OnDemand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AA3AFB" id="Text Box 24" o:spid="_x0000_s1027"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" filled="f" stroked="f">
                          <v:textbox>
                            <w:txbxContent>
                              <w:p w14:paraId="0D8AFC5E" w14:textId="77777777" w:rsidR="00AB54C1" w:rsidRPr="008A25CD" w:rsidRDefault="00AB54C1" w:rsidP="002A2E02">
                                <w:pPr>
                                  <w:pStyle w:val="Style1"/>
                                  <w:rPr>
                                    <w:b/>
                                    <w:sz w:val="60"/>
                                    <w:szCs w:val="60"/>
                                  </w:rPr>
                                </w:pPr>
                                <w:r>
                                  <w:rPr>
                                    <w:b/>
                                    <w:sz w:val="60"/>
                                    <w:szCs w:val="60"/>
                                  </w:rPr>
                                  <w:t>Scheduling OnDemand</w:t>
                                </w:r>
                              </w:p>
                            </w:txbxContent>
                          </v:textbox>
                          <w10:anchorlock/>
                        </v:shape>
                      </w:pict>
                    </mc:Fallback>
                  </mc:AlternateContent>
                </w:r>
              </w:p>
            </w:tc>
          </w:tr>
          <w:tr w:rsidR="002A2E02" w14:paraId="272D001A"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35C0D889" w14:textId="77777777" w:rsidR="005D120C" w:rsidRDefault="005D120C"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p>
              <w:p w14:paraId="423FDDCE" w14:textId="7DBA4F18"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67B3E700"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0469BE3D" w14:textId="6F794BFE" w:rsidR="002A2E02" w:rsidRPr="005D120C" w:rsidRDefault="000F08A4"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anchor distT="0" distB="0" distL="114300" distR="114300" simplePos="0" relativeHeight="251670528" behindDoc="0" locked="0" layoutInCell="1" allowOverlap="1" wp14:anchorId="682B2F07" wp14:editId="3110756F">
                          <wp:simplePos x="0" y="0"/>
                          <wp:positionH relativeFrom="column">
                            <wp:posOffset>299085</wp:posOffset>
                          </wp:positionH>
                          <wp:positionV relativeFrom="paragraph">
                            <wp:posOffset>85725</wp:posOffset>
                          </wp:positionV>
                          <wp:extent cx="7056120" cy="145034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056120" cy="1450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B68EBD" w14:textId="04AD47D4" w:rsidR="00AB54C1" w:rsidRDefault="00AB54C1" w:rsidP="003D7823">
                                      <w:pPr>
                                        <w:jc w:val="center"/>
                                        <w:rPr>
                                          <w:color w:val="FFFFFF" w:themeColor="background1"/>
                                        </w:rPr>
                                      </w:pPr>
                                      <w:r>
                                        <w:rPr>
                                          <w:color w:val="FFFFFF" w:themeColor="background1"/>
                                        </w:rPr>
                                        <w:t>Authors: Robert Martinez, Andrew Ritchie, John Leavitt, Shana Yaswen, Joseph Prince, Kala Christmas</w:t>
                                      </w:r>
                                    </w:p>
                                    <w:p w14:paraId="098EB324" w14:textId="77777777" w:rsidR="00AB54C1" w:rsidRDefault="00AB54C1" w:rsidP="003D7823">
                                      <w:pPr>
                                        <w:jc w:val="center"/>
                                        <w:rPr>
                                          <w:color w:val="FFFFFF" w:themeColor="background1"/>
                                        </w:rPr>
                                      </w:pPr>
                                      <w:r>
                                        <w:rPr>
                                          <w:color w:val="FFFFFF" w:themeColor="background1"/>
                                        </w:rPr>
                                        <w:t>CMSE495-6381 Trends Projects Comp Science</w:t>
                                      </w:r>
                                    </w:p>
                                    <w:p w14:paraId="427B34AF" w14:textId="77777777" w:rsidR="00AB54C1" w:rsidRDefault="00AB54C1" w:rsidP="003D7823">
                                      <w:pPr>
                                        <w:jc w:val="center"/>
                                        <w:rPr>
                                          <w:color w:val="FFFFFF" w:themeColor="background1"/>
                                        </w:rPr>
                                      </w:pPr>
                                      <w:r>
                                        <w:rPr>
                                          <w:color w:val="FFFFFF" w:themeColor="background1"/>
                                        </w:rPr>
                                        <w:t>University of Maryland University College</w:t>
                                      </w:r>
                                    </w:p>
                                    <w:p w14:paraId="0BA0F7CB" w14:textId="77777777" w:rsidR="00AB54C1" w:rsidRPr="005D120C" w:rsidRDefault="00AB54C1" w:rsidP="003D7823">
                                      <w:pPr>
                                        <w:jc w:val="center"/>
                                        <w:rPr>
                                          <w:color w:val="FFFFFF" w:themeColor="background1"/>
                                        </w:rPr>
                                      </w:pPr>
                                      <w:r>
                                        <w:rPr>
                                          <w:color w:val="FFFFFF" w:themeColor="background1"/>
                                        </w:rPr>
                                        <w:t>Professor: David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B2F07" id="Text Box 26" o:spid="_x0000_s1028" type="#_x0000_t202" style="position:absolute;left:0;text-align:left;margin-left:23.55pt;margin-top:6.75pt;width:555.6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" filled="f" stroked="f">
                          <v:textbox>
                            <w:txbxContent>
                              <w:p w14:paraId="2FB68EBD" w14:textId="04AD47D4" w:rsidR="00AB54C1" w:rsidRDefault="00AB54C1" w:rsidP="003D7823">
                                <w:pPr>
                                  <w:jc w:val="center"/>
                                  <w:rPr>
                                    <w:color w:val="FFFFFF" w:themeColor="background1"/>
                                  </w:rPr>
                                </w:pPr>
                                <w:r>
                                  <w:rPr>
                                    <w:color w:val="FFFFFF" w:themeColor="background1"/>
                                  </w:rPr>
                                  <w:t>Authors: Robert Martinez, Andrew Ritchie, John Leavitt, Shana Yaswen, Joseph Prince, Kala Christmas</w:t>
                                </w:r>
                              </w:p>
                              <w:p w14:paraId="098EB324" w14:textId="77777777" w:rsidR="00AB54C1" w:rsidRDefault="00AB54C1" w:rsidP="003D7823">
                                <w:pPr>
                                  <w:jc w:val="center"/>
                                  <w:rPr>
                                    <w:color w:val="FFFFFF" w:themeColor="background1"/>
                                  </w:rPr>
                                </w:pPr>
                                <w:r>
                                  <w:rPr>
                                    <w:color w:val="FFFFFF" w:themeColor="background1"/>
                                  </w:rPr>
                                  <w:t>CMSE495-6381 Trends Projects Comp Science</w:t>
                                </w:r>
                              </w:p>
                              <w:p w14:paraId="427B34AF" w14:textId="77777777" w:rsidR="00AB54C1" w:rsidRDefault="00AB54C1" w:rsidP="003D7823">
                                <w:pPr>
                                  <w:jc w:val="center"/>
                                  <w:rPr>
                                    <w:color w:val="FFFFFF" w:themeColor="background1"/>
                                  </w:rPr>
                                </w:pPr>
                                <w:r>
                                  <w:rPr>
                                    <w:color w:val="FFFFFF" w:themeColor="background1"/>
                                  </w:rPr>
                                  <w:t>University of Maryland University College</w:t>
                                </w:r>
                              </w:p>
                              <w:p w14:paraId="0BA0F7CB" w14:textId="77777777" w:rsidR="00AB54C1" w:rsidRPr="005D120C" w:rsidRDefault="00AB54C1" w:rsidP="003D7823">
                                <w:pPr>
                                  <w:jc w:val="center"/>
                                  <w:rPr>
                                    <w:color w:val="FFFFFF" w:themeColor="background1"/>
                                  </w:rPr>
                                </w:pPr>
                                <w:r>
                                  <w:rPr>
                                    <w:color w:val="FFFFFF" w:themeColor="background1"/>
                                  </w:rPr>
                                  <w:t>Professor: David Castillo</w:t>
                                </w:r>
                              </w:p>
                            </w:txbxContent>
                          </v:textbox>
                        </v:shape>
                      </w:pict>
                    </mc:Fallback>
                  </mc:AlternateContent>
                </w:r>
              </w:p>
            </w:tc>
          </w:tr>
          <w:tr w:rsidR="005D120C" w14:paraId="70AD9D2F"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BB1D7B8"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4F741147"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3FBE0A0B" wp14:editId="78942B6C">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0A4DEC7F" id="Group 28" o:spid="_x0000_s1026" alt="Hexagonal shap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">
                      <v:imagedata r:id="rId18" o:title="hexagon 4"/>
                    </v:shape>
                  </v:group>
                </w:pict>
              </mc:Fallback>
            </mc:AlternateContent>
          </w:r>
          <w:r w:rsidR="005D120C">
            <w:rPr>
              <w:noProof/>
            </w:rPr>
            <w:drawing>
              <wp:anchor distT="0" distB="0" distL="114300" distR="114300" simplePos="0" relativeHeight="251668480" behindDoc="0" locked="0" layoutInCell="1" allowOverlap="1" wp14:anchorId="6752CFDC" wp14:editId="6EFD0E0D">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Content>
    </w:sdt>
    <w:sdt>
      <w:sdtPr>
        <w:rPr>
          <w:rFonts w:asciiTheme="minorHAnsi" w:eastAsiaTheme="minorEastAsia" w:hAnsiTheme="minorHAnsi" w:cstheme="minorBidi"/>
          <w:b w:val="0"/>
          <w:bCs w:val="0"/>
          <w:i w:val="0"/>
          <w:color w:val="auto"/>
          <w:sz w:val="22"/>
          <w:szCs w:val="22"/>
        </w:rPr>
        <w:id w:val="47272633"/>
        <w:docPartObj>
          <w:docPartGallery w:val="Table of Contents"/>
          <w:docPartUnique/>
        </w:docPartObj>
      </w:sdtPr>
      <w:sdtEndPr>
        <w:rPr>
          <w:noProof/>
        </w:rPr>
      </w:sdtEndPr>
      <w:sdtContent>
        <w:p w14:paraId="6C5B6E66" w14:textId="2B9154A3" w:rsidR="001153E0" w:rsidRDefault="001153E0">
          <w:pPr>
            <w:pStyle w:val="TOCHeading"/>
          </w:pPr>
          <w:r>
            <w:t>Table of Contents</w:t>
          </w:r>
        </w:p>
        <w:p w14:paraId="240EFCF4" w14:textId="2DF2F99A" w:rsidR="006804AC" w:rsidRDefault="001153E0">
          <w:pPr>
            <w:pStyle w:val="TOC1"/>
            <w:tabs>
              <w:tab w:val="right" w:leader="dot" w:pos="10070"/>
            </w:tabs>
            <w:rPr>
              <w:noProof/>
            </w:rPr>
          </w:pPr>
          <w:r>
            <w:fldChar w:fldCharType="begin"/>
          </w:r>
          <w:r>
            <w:instrText xml:space="preserve"> TOC \o "1-3" \h \z \u </w:instrText>
          </w:r>
          <w:r>
            <w:fldChar w:fldCharType="separate"/>
          </w:r>
          <w:hyperlink w:anchor="_Toc10815482" w:history="1">
            <w:r w:rsidR="006804AC" w:rsidRPr="002849B8">
              <w:rPr>
                <w:rStyle w:val="Hyperlink"/>
                <w:noProof/>
              </w:rPr>
              <w:t>Scheduling OnDemand</w:t>
            </w:r>
            <w:r w:rsidR="006804AC">
              <w:rPr>
                <w:noProof/>
                <w:webHidden/>
              </w:rPr>
              <w:tab/>
            </w:r>
            <w:r w:rsidR="006804AC">
              <w:rPr>
                <w:noProof/>
                <w:webHidden/>
              </w:rPr>
              <w:fldChar w:fldCharType="begin"/>
            </w:r>
            <w:r w:rsidR="006804AC">
              <w:rPr>
                <w:noProof/>
                <w:webHidden/>
              </w:rPr>
              <w:instrText xml:space="preserve"> PAGEREF _Toc10815482 \h </w:instrText>
            </w:r>
            <w:r w:rsidR="006804AC">
              <w:rPr>
                <w:noProof/>
                <w:webHidden/>
              </w:rPr>
            </w:r>
            <w:r w:rsidR="006804AC">
              <w:rPr>
                <w:noProof/>
                <w:webHidden/>
              </w:rPr>
              <w:fldChar w:fldCharType="separate"/>
            </w:r>
            <w:r w:rsidR="006804AC">
              <w:rPr>
                <w:noProof/>
                <w:webHidden/>
              </w:rPr>
              <w:t>3</w:t>
            </w:r>
            <w:r w:rsidR="006804AC">
              <w:rPr>
                <w:noProof/>
                <w:webHidden/>
              </w:rPr>
              <w:fldChar w:fldCharType="end"/>
            </w:r>
          </w:hyperlink>
        </w:p>
        <w:p w14:paraId="6E0ADB21" w14:textId="58A65079" w:rsidR="006804AC" w:rsidRDefault="008116FF">
          <w:pPr>
            <w:pStyle w:val="TOC2"/>
            <w:rPr>
              <w:noProof/>
            </w:rPr>
          </w:pPr>
          <w:hyperlink w:anchor="_Toc10815483" w:history="1">
            <w:r w:rsidR="006804AC" w:rsidRPr="002849B8">
              <w:rPr>
                <w:rStyle w:val="Hyperlink"/>
                <w:noProof/>
              </w:rPr>
              <w:t>Description</w:t>
            </w:r>
            <w:r w:rsidR="006804AC">
              <w:rPr>
                <w:noProof/>
                <w:webHidden/>
              </w:rPr>
              <w:tab/>
            </w:r>
            <w:r w:rsidR="006804AC">
              <w:rPr>
                <w:noProof/>
                <w:webHidden/>
              </w:rPr>
              <w:fldChar w:fldCharType="begin"/>
            </w:r>
            <w:r w:rsidR="006804AC">
              <w:rPr>
                <w:noProof/>
                <w:webHidden/>
              </w:rPr>
              <w:instrText xml:space="preserve"> PAGEREF _Toc10815483 \h </w:instrText>
            </w:r>
            <w:r w:rsidR="006804AC">
              <w:rPr>
                <w:noProof/>
                <w:webHidden/>
              </w:rPr>
            </w:r>
            <w:r w:rsidR="006804AC">
              <w:rPr>
                <w:noProof/>
                <w:webHidden/>
              </w:rPr>
              <w:fldChar w:fldCharType="separate"/>
            </w:r>
            <w:r w:rsidR="006804AC">
              <w:rPr>
                <w:noProof/>
                <w:webHidden/>
              </w:rPr>
              <w:t>3</w:t>
            </w:r>
            <w:r w:rsidR="006804AC">
              <w:rPr>
                <w:noProof/>
                <w:webHidden/>
              </w:rPr>
              <w:fldChar w:fldCharType="end"/>
            </w:r>
          </w:hyperlink>
        </w:p>
        <w:p w14:paraId="31856D90" w14:textId="4D8B367D" w:rsidR="006804AC" w:rsidRDefault="008116FF">
          <w:pPr>
            <w:pStyle w:val="TOC2"/>
            <w:rPr>
              <w:noProof/>
            </w:rPr>
          </w:pPr>
          <w:hyperlink w:anchor="_Toc10815484" w:history="1">
            <w:r w:rsidR="006804AC" w:rsidRPr="002849B8">
              <w:rPr>
                <w:rStyle w:val="Hyperlink"/>
                <w:noProof/>
              </w:rPr>
              <w:t>Objective/Purpose</w:t>
            </w:r>
            <w:r w:rsidR="006804AC">
              <w:rPr>
                <w:noProof/>
                <w:webHidden/>
              </w:rPr>
              <w:tab/>
            </w:r>
            <w:r w:rsidR="006804AC">
              <w:rPr>
                <w:noProof/>
                <w:webHidden/>
              </w:rPr>
              <w:fldChar w:fldCharType="begin"/>
            </w:r>
            <w:r w:rsidR="006804AC">
              <w:rPr>
                <w:noProof/>
                <w:webHidden/>
              </w:rPr>
              <w:instrText xml:space="preserve"> PAGEREF _Toc10815484 \h </w:instrText>
            </w:r>
            <w:r w:rsidR="006804AC">
              <w:rPr>
                <w:noProof/>
                <w:webHidden/>
              </w:rPr>
            </w:r>
            <w:r w:rsidR="006804AC">
              <w:rPr>
                <w:noProof/>
                <w:webHidden/>
              </w:rPr>
              <w:fldChar w:fldCharType="separate"/>
            </w:r>
            <w:r w:rsidR="006804AC">
              <w:rPr>
                <w:noProof/>
                <w:webHidden/>
              </w:rPr>
              <w:t>3</w:t>
            </w:r>
            <w:r w:rsidR="006804AC">
              <w:rPr>
                <w:noProof/>
                <w:webHidden/>
              </w:rPr>
              <w:fldChar w:fldCharType="end"/>
            </w:r>
          </w:hyperlink>
        </w:p>
        <w:p w14:paraId="66C8E86E" w14:textId="02DD74BB" w:rsidR="006804AC" w:rsidRDefault="008116FF">
          <w:pPr>
            <w:pStyle w:val="TOC1"/>
            <w:tabs>
              <w:tab w:val="right" w:leader="dot" w:pos="10070"/>
            </w:tabs>
            <w:rPr>
              <w:noProof/>
            </w:rPr>
          </w:pPr>
          <w:hyperlink w:anchor="_Toc10815485" w:history="1">
            <w:r w:rsidR="006804AC" w:rsidRPr="002849B8">
              <w:rPr>
                <w:rStyle w:val="Hyperlink"/>
                <w:noProof/>
              </w:rPr>
              <w:t>Minimum Requirements</w:t>
            </w:r>
            <w:r w:rsidR="006804AC">
              <w:rPr>
                <w:noProof/>
                <w:webHidden/>
              </w:rPr>
              <w:tab/>
            </w:r>
            <w:r w:rsidR="006804AC">
              <w:rPr>
                <w:noProof/>
                <w:webHidden/>
              </w:rPr>
              <w:fldChar w:fldCharType="begin"/>
            </w:r>
            <w:r w:rsidR="006804AC">
              <w:rPr>
                <w:noProof/>
                <w:webHidden/>
              </w:rPr>
              <w:instrText xml:space="preserve"> PAGEREF _Toc10815485 \h </w:instrText>
            </w:r>
            <w:r w:rsidR="006804AC">
              <w:rPr>
                <w:noProof/>
                <w:webHidden/>
              </w:rPr>
            </w:r>
            <w:r w:rsidR="006804AC">
              <w:rPr>
                <w:noProof/>
                <w:webHidden/>
              </w:rPr>
              <w:fldChar w:fldCharType="separate"/>
            </w:r>
            <w:r w:rsidR="006804AC">
              <w:rPr>
                <w:noProof/>
                <w:webHidden/>
              </w:rPr>
              <w:t>4</w:t>
            </w:r>
            <w:r w:rsidR="006804AC">
              <w:rPr>
                <w:noProof/>
                <w:webHidden/>
              </w:rPr>
              <w:fldChar w:fldCharType="end"/>
            </w:r>
          </w:hyperlink>
        </w:p>
        <w:p w14:paraId="4489A9DD" w14:textId="1D85D59B" w:rsidR="006804AC" w:rsidRDefault="008116FF">
          <w:pPr>
            <w:pStyle w:val="TOC2"/>
            <w:rPr>
              <w:noProof/>
            </w:rPr>
          </w:pPr>
          <w:hyperlink w:anchor="_Toc10815486" w:history="1">
            <w:r w:rsidR="006804AC" w:rsidRPr="002849B8">
              <w:rPr>
                <w:rStyle w:val="Hyperlink"/>
                <w:noProof/>
              </w:rPr>
              <w:t>Requirements</w:t>
            </w:r>
            <w:r w:rsidR="006804AC">
              <w:rPr>
                <w:noProof/>
                <w:webHidden/>
              </w:rPr>
              <w:tab/>
            </w:r>
            <w:r w:rsidR="006804AC">
              <w:rPr>
                <w:noProof/>
                <w:webHidden/>
              </w:rPr>
              <w:fldChar w:fldCharType="begin"/>
            </w:r>
            <w:r w:rsidR="006804AC">
              <w:rPr>
                <w:noProof/>
                <w:webHidden/>
              </w:rPr>
              <w:instrText xml:space="preserve"> PAGEREF _Toc10815486 \h </w:instrText>
            </w:r>
            <w:r w:rsidR="006804AC">
              <w:rPr>
                <w:noProof/>
                <w:webHidden/>
              </w:rPr>
            </w:r>
            <w:r w:rsidR="006804AC">
              <w:rPr>
                <w:noProof/>
                <w:webHidden/>
              </w:rPr>
              <w:fldChar w:fldCharType="separate"/>
            </w:r>
            <w:r w:rsidR="006804AC">
              <w:rPr>
                <w:noProof/>
                <w:webHidden/>
              </w:rPr>
              <w:t>4</w:t>
            </w:r>
            <w:r w:rsidR="006804AC">
              <w:rPr>
                <w:noProof/>
                <w:webHidden/>
              </w:rPr>
              <w:fldChar w:fldCharType="end"/>
            </w:r>
          </w:hyperlink>
        </w:p>
        <w:p w14:paraId="70465E52" w14:textId="1E3AB95F" w:rsidR="006804AC" w:rsidRDefault="008116FF">
          <w:pPr>
            <w:pStyle w:val="TOC1"/>
            <w:tabs>
              <w:tab w:val="right" w:leader="dot" w:pos="10070"/>
            </w:tabs>
            <w:rPr>
              <w:noProof/>
            </w:rPr>
          </w:pPr>
          <w:hyperlink w:anchor="_Toc10815487" w:history="1">
            <w:r w:rsidR="006804AC" w:rsidRPr="002849B8">
              <w:rPr>
                <w:rStyle w:val="Hyperlink"/>
                <w:noProof/>
              </w:rPr>
              <w:t>Employee Operation</w:t>
            </w:r>
            <w:r w:rsidR="006804AC">
              <w:rPr>
                <w:noProof/>
                <w:webHidden/>
              </w:rPr>
              <w:tab/>
            </w:r>
            <w:r w:rsidR="006804AC">
              <w:rPr>
                <w:noProof/>
                <w:webHidden/>
              </w:rPr>
              <w:fldChar w:fldCharType="begin"/>
            </w:r>
            <w:r w:rsidR="006804AC">
              <w:rPr>
                <w:noProof/>
                <w:webHidden/>
              </w:rPr>
              <w:instrText xml:space="preserve"> PAGEREF _Toc10815487 \h </w:instrText>
            </w:r>
            <w:r w:rsidR="006804AC">
              <w:rPr>
                <w:noProof/>
                <w:webHidden/>
              </w:rPr>
            </w:r>
            <w:r w:rsidR="006804AC">
              <w:rPr>
                <w:noProof/>
                <w:webHidden/>
              </w:rPr>
              <w:fldChar w:fldCharType="separate"/>
            </w:r>
            <w:r w:rsidR="006804AC">
              <w:rPr>
                <w:noProof/>
                <w:webHidden/>
              </w:rPr>
              <w:t>4</w:t>
            </w:r>
            <w:r w:rsidR="006804AC">
              <w:rPr>
                <w:noProof/>
                <w:webHidden/>
              </w:rPr>
              <w:fldChar w:fldCharType="end"/>
            </w:r>
          </w:hyperlink>
        </w:p>
        <w:p w14:paraId="569D643A" w14:textId="338FEC05" w:rsidR="006804AC" w:rsidRDefault="008116FF">
          <w:pPr>
            <w:pStyle w:val="TOC2"/>
            <w:rPr>
              <w:noProof/>
            </w:rPr>
          </w:pPr>
          <w:hyperlink w:anchor="_Toc10815488" w:history="1">
            <w:r w:rsidR="006804AC" w:rsidRPr="002849B8">
              <w:rPr>
                <w:rStyle w:val="Hyperlink"/>
                <w:noProof/>
              </w:rPr>
              <w:t>Logging In To Scheduling OnDemand</w:t>
            </w:r>
            <w:r w:rsidR="006804AC">
              <w:rPr>
                <w:noProof/>
                <w:webHidden/>
              </w:rPr>
              <w:tab/>
            </w:r>
            <w:r w:rsidR="006804AC">
              <w:rPr>
                <w:noProof/>
                <w:webHidden/>
              </w:rPr>
              <w:fldChar w:fldCharType="begin"/>
            </w:r>
            <w:r w:rsidR="006804AC">
              <w:rPr>
                <w:noProof/>
                <w:webHidden/>
              </w:rPr>
              <w:instrText xml:space="preserve"> PAGEREF _Toc10815488 \h </w:instrText>
            </w:r>
            <w:r w:rsidR="006804AC">
              <w:rPr>
                <w:noProof/>
                <w:webHidden/>
              </w:rPr>
            </w:r>
            <w:r w:rsidR="006804AC">
              <w:rPr>
                <w:noProof/>
                <w:webHidden/>
              </w:rPr>
              <w:fldChar w:fldCharType="separate"/>
            </w:r>
            <w:r w:rsidR="006804AC">
              <w:rPr>
                <w:noProof/>
                <w:webHidden/>
              </w:rPr>
              <w:t>4</w:t>
            </w:r>
            <w:r w:rsidR="006804AC">
              <w:rPr>
                <w:noProof/>
                <w:webHidden/>
              </w:rPr>
              <w:fldChar w:fldCharType="end"/>
            </w:r>
          </w:hyperlink>
        </w:p>
        <w:p w14:paraId="6F1AE966" w14:textId="40693119" w:rsidR="006804AC" w:rsidRDefault="008116FF">
          <w:pPr>
            <w:pStyle w:val="TOC3"/>
            <w:rPr>
              <w:noProof/>
            </w:rPr>
          </w:pPr>
          <w:hyperlink w:anchor="_Toc10815489" w:history="1">
            <w:r w:rsidR="006804AC" w:rsidRPr="002849B8">
              <w:rPr>
                <w:rStyle w:val="Hyperlink"/>
                <w:noProof/>
              </w:rPr>
              <w:t>Resetting A Forgotten Password</w:t>
            </w:r>
            <w:r w:rsidR="006804AC">
              <w:rPr>
                <w:noProof/>
                <w:webHidden/>
              </w:rPr>
              <w:tab/>
            </w:r>
            <w:r w:rsidR="006804AC">
              <w:rPr>
                <w:noProof/>
                <w:webHidden/>
              </w:rPr>
              <w:fldChar w:fldCharType="begin"/>
            </w:r>
            <w:r w:rsidR="006804AC">
              <w:rPr>
                <w:noProof/>
                <w:webHidden/>
              </w:rPr>
              <w:instrText xml:space="preserve"> PAGEREF _Toc10815489 \h </w:instrText>
            </w:r>
            <w:r w:rsidR="006804AC">
              <w:rPr>
                <w:noProof/>
                <w:webHidden/>
              </w:rPr>
            </w:r>
            <w:r w:rsidR="006804AC">
              <w:rPr>
                <w:noProof/>
                <w:webHidden/>
              </w:rPr>
              <w:fldChar w:fldCharType="separate"/>
            </w:r>
            <w:r w:rsidR="006804AC">
              <w:rPr>
                <w:noProof/>
                <w:webHidden/>
              </w:rPr>
              <w:t>5</w:t>
            </w:r>
            <w:r w:rsidR="006804AC">
              <w:rPr>
                <w:noProof/>
                <w:webHidden/>
              </w:rPr>
              <w:fldChar w:fldCharType="end"/>
            </w:r>
          </w:hyperlink>
        </w:p>
        <w:p w14:paraId="7678D035" w14:textId="7EC0AE1A" w:rsidR="006804AC" w:rsidRDefault="008116FF">
          <w:pPr>
            <w:pStyle w:val="TOC2"/>
            <w:rPr>
              <w:noProof/>
            </w:rPr>
          </w:pPr>
          <w:hyperlink w:anchor="_Toc10815490" w:history="1">
            <w:r w:rsidR="006804AC" w:rsidRPr="002849B8">
              <w:rPr>
                <w:rStyle w:val="Hyperlink"/>
                <w:noProof/>
              </w:rPr>
              <w:t>Main Dashboard Navigation</w:t>
            </w:r>
            <w:r w:rsidR="006804AC">
              <w:rPr>
                <w:noProof/>
                <w:webHidden/>
              </w:rPr>
              <w:tab/>
            </w:r>
            <w:r w:rsidR="006804AC">
              <w:rPr>
                <w:noProof/>
                <w:webHidden/>
              </w:rPr>
              <w:fldChar w:fldCharType="begin"/>
            </w:r>
            <w:r w:rsidR="006804AC">
              <w:rPr>
                <w:noProof/>
                <w:webHidden/>
              </w:rPr>
              <w:instrText xml:space="preserve"> PAGEREF _Toc10815490 \h </w:instrText>
            </w:r>
            <w:r w:rsidR="006804AC">
              <w:rPr>
                <w:noProof/>
                <w:webHidden/>
              </w:rPr>
            </w:r>
            <w:r w:rsidR="006804AC">
              <w:rPr>
                <w:noProof/>
                <w:webHidden/>
              </w:rPr>
              <w:fldChar w:fldCharType="separate"/>
            </w:r>
            <w:r w:rsidR="006804AC">
              <w:rPr>
                <w:noProof/>
                <w:webHidden/>
              </w:rPr>
              <w:t>7</w:t>
            </w:r>
            <w:r w:rsidR="006804AC">
              <w:rPr>
                <w:noProof/>
                <w:webHidden/>
              </w:rPr>
              <w:fldChar w:fldCharType="end"/>
            </w:r>
          </w:hyperlink>
        </w:p>
        <w:p w14:paraId="13D87FA9" w14:textId="2DB61F15" w:rsidR="006804AC" w:rsidRDefault="008116FF">
          <w:pPr>
            <w:pStyle w:val="TOC2"/>
            <w:rPr>
              <w:noProof/>
            </w:rPr>
          </w:pPr>
          <w:hyperlink w:anchor="_Toc10815491" w:history="1">
            <w:r w:rsidR="006804AC" w:rsidRPr="002849B8">
              <w:rPr>
                <w:rStyle w:val="Hyperlink"/>
                <w:noProof/>
              </w:rPr>
              <w:t>Update User Account Information</w:t>
            </w:r>
            <w:r w:rsidR="006804AC">
              <w:rPr>
                <w:noProof/>
                <w:webHidden/>
              </w:rPr>
              <w:tab/>
            </w:r>
            <w:r w:rsidR="006804AC">
              <w:rPr>
                <w:noProof/>
                <w:webHidden/>
              </w:rPr>
              <w:fldChar w:fldCharType="begin"/>
            </w:r>
            <w:r w:rsidR="006804AC">
              <w:rPr>
                <w:noProof/>
                <w:webHidden/>
              </w:rPr>
              <w:instrText xml:space="preserve"> PAGEREF _Toc10815491 \h </w:instrText>
            </w:r>
            <w:r w:rsidR="006804AC">
              <w:rPr>
                <w:noProof/>
                <w:webHidden/>
              </w:rPr>
            </w:r>
            <w:r w:rsidR="006804AC">
              <w:rPr>
                <w:noProof/>
                <w:webHidden/>
              </w:rPr>
              <w:fldChar w:fldCharType="separate"/>
            </w:r>
            <w:r w:rsidR="006804AC">
              <w:rPr>
                <w:noProof/>
                <w:webHidden/>
              </w:rPr>
              <w:t>8</w:t>
            </w:r>
            <w:r w:rsidR="006804AC">
              <w:rPr>
                <w:noProof/>
                <w:webHidden/>
              </w:rPr>
              <w:fldChar w:fldCharType="end"/>
            </w:r>
          </w:hyperlink>
        </w:p>
        <w:p w14:paraId="73A63A5A" w14:textId="02006349" w:rsidR="006804AC" w:rsidRDefault="008116FF">
          <w:pPr>
            <w:pStyle w:val="TOC2"/>
            <w:rPr>
              <w:noProof/>
            </w:rPr>
          </w:pPr>
          <w:hyperlink w:anchor="_Toc10815492" w:history="1">
            <w:r w:rsidR="006804AC" w:rsidRPr="002849B8">
              <w:rPr>
                <w:rStyle w:val="Hyperlink"/>
                <w:noProof/>
              </w:rPr>
              <w:t>Selecting Available Shifts</w:t>
            </w:r>
            <w:r w:rsidR="006804AC">
              <w:rPr>
                <w:noProof/>
                <w:webHidden/>
              </w:rPr>
              <w:tab/>
            </w:r>
            <w:r w:rsidR="006804AC">
              <w:rPr>
                <w:noProof/>
                <w:webHidden/>
              </w:rPr>
              <w:fldChar w:fldCharType="begin"/>
            </w:r>
            <w:r w:rsidR="006804AC">
              <w:rPr>
                <w:noProof/>
                <w:webHidden/>
              </w:rPr>
              <w:instrText xml:space="preserve"> PAGEREF _Toc10815492 \h </w:instrText>
            </w:r>
            <w:r w:rsidR="006804AC">
              <w:rPr>
                <w:noProof/>
                <w:webHidden/>
              </w:rPr>
            </w:r>
            <w:r w:rsidR="006804AC">
              <w:rPr>
                <w:noProof/>
                <w:webHidden/>
              </w:rPr>
              <w:fldChar w:fldCharType="separate"/>
            </w:r>
            <w:r w:rsidR="006804AC">
              <w:rPr>
                <w:noProof/>
                <w:webHidden/>
              </w:rPr>
              <w:t>10</w:t>
            </w:r>
            <w:r w:rsidR="006804AC">
              <w:rPr>
                <w:noProof/>
                <w:webHidden/>
              </w:rPr>
              <w:fldChar w:fldCharType="end"/>
            </w:r>
          </w:hyperlink>
        </w:p>
        <w:p w14:paraId="4B19853B" w14:textId="4CAE29C3" w:rsidR="006804AC" w:rsidRDefault="008116FF">
          <w:pPr>
            <w:pStyle w:val="TOC2"/>
            <w:rPr>
              <w:noProof/>
            </w:rPr>
          </w:pPr>
          <w:hyperlink w:anchor="_Toc10815493" w:history="1">
            <w:r w:rsidR="006804AC" w:rsidRPr="002849B8">
              <w:rPr>
                <w:rStyle w:val="Hyperlink"/>
                <w:noProof/>
              </w:rPr>
              <w:t>Canceling Assigned Shifts</w:t>
            </w:r>
            <w:r w:rsidR="006804AC">
              <w:rPr>
                <w:noProof/>
                <w:webHidden/>
              </w:rPr>
              <w:tab/>
            </w:r>
            <w:r w:rsidR="006804AC">
              <w:rPr>
                <w:noProof/>
                <w:webHidden/>
              </w:rPr>
              <w:fldChar w:fldCharType="begin"/>
            </w:r>
            <w:r w:rsidR="006804AC">
              <w:rPr>
                <w:noProof/>
                <w:webHidden/>
              </w:rPr>
              <w:instrText xml:space="preserve"> PAGEREF _Toc10815493 \h </w:instrText>
            </w:r>
            <w:r w:rsidR="006804AC">
              <w:rPr>
                <w:noProof/>
                <w:webHidden/>
              </w:rPr>
            </w:r>
            <w:r w:rsidR="006804AC">
              <w:rPr>
                <w:noProof/>
                <w:webHidden/>
              </w:rPr>
              <w:fldChar w:fldCharType="separate"/>
            </w:r>
            <w:r w:rsidR="006804AC">
              <w:rPr>
                <w:noProof/>
                <w:webHidden/>
              </w:rPr>
              <w:t>11</w:t>
            </w:r>
            <w:r w:rsidR="006804AC">
              <w:rPr>
                <w:noProof/>
                <w:webHidden/>
              </w:rPr>
              <w:fldChar w:fldCharType="end"/>
            </w:r>
          </w:hyperlink>
        </w:p>
        <w:p w14:paraId="2D191010" w14:textId="0538D24A" w:rsidR="006804AC" w:rsidRDefault="008116FF">
          <w:pPr>
            <w:pStyle w:val="TOC1"/>
            <w:tabs>
              <w:tab w:val="right" w:leader="dot" w:pos="10070"/>
            </w:tabs>
            <w:rPr>
              <w:noProof/>
            </w:rPr>
          </w:pPr>
          <w:hyperlink w:anchor="_Toc10815494" w:history="1">
            <w:r w:rsidR="006804AC" w:rsidRPr="002849B8">
              <w:rPr>
                <w:rStyle w:val="Hyperlink"/>
                <w:noProof/>
              </w:rPr>
              <w:t>Management Operation</w:t>
            </w:r>
            <w:r w:rsidR="006804AC">
              <w:rPr>
                <w:noProof/>
                <w:webHidden/>
              </w:rPr>
              <w:tab/>
            </w:r>
            <w:r w:rsidR="006804AC">
              <w:rPr>
                <w:noProof/>
                <w:webHidden/>
              </w:rPr>
              <w:fldChar w:fldCharType="begin"/>
            </w:r>
            <w:r w:rsidR="006804AC">
              <w:rPr>
                <w:noProof/>
                <w:webHidden/>
              </w:rPr>
              <w:instrText xml:space="preserve"> PAGEREF _Toc10815494 \h </w:instrText>
            </w:r>
            <w:r w:rsidR="006804AC">
              <w:rPr>
                <w:noProof/>
                <w:webHidden/>
              </w:rPr>
            </w:r>
            <w:r w:rsidR="006804AC">
              <w:rPr>
                <w:noProof/>
                <w:webHidden/>
              </w:rPr>
              <w:fldChar w:fldCharType="separate"/>
            </w:r>
            <w:r w:rsidR="006804AC">
              <w:rPr>
                <w:noProof/>
                <w:webHidden/>
              </w:rPr>
              <w:t>12</w:t>
            </w:r>
            <w:r w:rsidR="006804AC">
              <w:rPr>
                <w:noProof/>
                <w:webHidden/>
              </w:rPr>
              <w:fldChar w:fldCharType="end"/>
            </w:r>
          </w:hyperlink>
        </w:p>
        <w:p w14:paraId="3589F14E" w14:textId="6DAD9CC1" w:rsidR="006804AC" w:rsidRDefault="008116FF">
          <w:pPr>
            <w:pStyle w:val="TOC2"/>
            <w:rPr>
              <w:noProof/>
            </w:rPr>
          </w:pPr>
          <w:hyperlink w:anchor="_Toc10815495" w:history="1">
            <w:r w:rsidR="006804AC" w:rsidRPr="002849B8">
              <w:rPr>
                <w:rStyle w:val="Hyperlink"/>
                <w:noProof/>
              </w:rPr>
              <w:t>Logging In To Scheduling OnDemand</w:t>
            </w:r>
            <w:r w:rsidR="006804AC">
              <w:rPr>
                <w:noProof/>
                <w:webHidden/>
              </w:rPr>
              <w:tab/>
            </w:r>
            <w:r w:rsidR="006804AC">
              <w:rPr>
                <w:noProof/>
                <w:webHidden/>
              </w:rPr>
              <w:fldChar w:fldCharType="begin"/>
            </w:r>
            <w:r w:rsidR="006804AC">
              <w:rPr>
                <w:noProof/>
                <w:webHidden/>
              </w:rPr>
              <w:instrText xml:space="preserve"> PAGEREF _Toc10815495 \h </w:instrText>
            </w:r>
            <w:r w:rsidR="006804AC">
              <w:rPr>
                <w:noProof/>
                <w:webHidden/>
              </w:rPr>
            </w:r>
            <w:r w:rsidR="006804AC">
              <w:rPr>
                <w:noProof/>
                <w:webHidden/>
              </w:rPr>
              <w:fldChar w:fldCharType="separate"/>
            </w:r>
            <w:r w:rsidR="006804AC">
              <w:rPr>
                <w:noProof/>
                <w:webHidden/>
              </w:rPr>
              <w:t>12</w:t>
            </w:r>
            <w:r w:rsidR="006804AC">
              <w:rPr>
                <w:noProof/>
                <w:webHidden/>
              </w:rPr>
              <w:fldChar w:fldCharType="end"/>
            </w:r>
          </w:hyperlink>
        </w:p>
        <w:p w14:paraId="07FB1FB8" w14:textId="1B94FC29" w:rsidR="006804AC" w:rsidRDefault="008116FF">
          <w:pPr>
            <w:pStyle w:val="TOC3"/>
            <w:rPr>
              <w:noProof/>
            </w:rPr>
          </w:pPr>
          <w:hyperlink w:anchor="_Toc10815496" w:history="1">
            <w:r w:rsidR="006804AC" w:rsidRPr="002849B8">
              <w:rPr>
                <w:rStyle w:val="Hyperlink"/>
                <w:noProof/>
              </w:rPr>
              <w:t>Resetting A Forgotten Password</w:t>
            </w:r>
            <w:r w:rsidR="006804AC">
              <w:rPr>
                <w:noProof/>
                <w:webHidden/>
              </w:rPr>
              <w:tab/>
            </w:r>
            <w:r w:rsidR="006804AC">
              <w:rPr>
                <w:noProof/>
                <w:webHidden/>
              </w:rPr>
              <w:fldChar w:fldCharType="begin"/>
            </w:r>
            <w:r w:rsidR="006804AC">
              <w:rPr>
                <w:noProof/>
                <w:webHidden/>
              </w:rPr>
              <w:instrText xml:space="preserve"> PAGEREF _Toc10815496 \h </w:instrText>
            </w:r>
            <w:r w:rsidR="006804AC">
              <w:rPr>
                <w:noProof/>
                <w:webHidden/>
              </w:rPr>
            </w:r>
            <w:r w:rsidR="006804AC">
              <w:rPr>
                <w:noProof/>
                <w:webHidden/>
              </w:rPr>
              <w:fldChar w:fldCharType="separate"/>
            </w:r>
            <w:r w:rsidR="006804AC">
              <w:rPr>
                <w:noProof/>
                <w:webHidden/>
              </w:rPr>
              <w:t>12</w:t>
            </w:r>
            <w:r w:rsidR="006804AC">
              <w:rPr>
                <w:noProof/>
                <w:webHidden/>
              </w:rPr>
              <w:fldChar w:fldCharType="end"/>
            </w:r>
          </w:hyperlink>
        </w:p>
        <w:p w14:paraId="47FC9C47" w14:textId="39F35C98" w:rsidR="006804AC" w:rsidRDefault="008116FF">
          <w:pPr>
            <w:pStyle w:val="TOC2"/>
            <w:rPr>
              <w:noProof/>
            </w:rPr>
          </w:pPr>
          <w:hyperlink w:anchor="_Toc10815497" w:history="1">
            <w:r w:rsidR="006804AC" w:rsidRPr="002849B8">
              <w:rPr>
                <w:rStyle w:val="Hyperlink"/>
                <w:noProof/>
              </w:rPr>
              <w:t>Manager Main Dashboard</w:t>
            </w:r>
            <w:r w:rsidR="006804AC">
              <w:rPr>
                <w:noProof/>
                <w:webHidden/>
              </w:rPr>
              <w:tab/>
            </w:r>
            <w:r w:rsidR="006804AC">
              <w:rPr>
                <w:noProof/>
                <w:webHidden/>
              </w:rPr>
              <w:fldChar w:fldCharType="begin"/>
            </w:r>
            <w:r w:rsidR="006804AC">
              <w:rPr>
                <w:noProof/>
                <w:webHidden/>
              </w:rPr>
              <w:instrText xml:space="preserve"> PAGEREF _Toc10815497 \h </w:instrText>
            </w:r>
            <w:r w:rsidR="006804AC">
              <w:rPr>
                <w:noProof/>
                <w:webHidden/>
              </w:rPr>
            </w:r>
            <w:r w:rsidR="006804AC">
              <w:rPr>
                <w:noProof/>
                <w:webHidden/>
              </w:rPr>
              <w:fldChar w:fldCharType="separate"/>
            </w:r>
            <w:r w:rsidR="006804AC">
              <w:rPr>
                <w:noProof/>
                <w:webHidden/>
              </w:rPr>
              <w:t>15</w:t>
            </w:r>
            <w:r w:rsidR="006804AC">
              <w:rPr>
                <w:noProof/>
                <w:webHidden/>
              </w:rPr>
              <w:fldChar w:fldCharType="end"/>
            </w:r>
          </w:hyperlink>
        </w:p>
        <w:p w14:paraId="41041FBE" w14:textId="545A0470" w:rsidR="006804AC" w:rsidRDefault="008116FF">
          <w:pPr>
            <w:pStyle w:val="TOC2"/>
            <w:rPr>
              <w:noProof/>
            </w:rPr>
          </w:pPr>
          <w:hyperlink w:anchor="_Toc10815498" w:history="1">
            <w:r w:rsidR="006804AC" w:rsidRPr="002849B8">
              <w:rPr>
                <w:rStyle w:val="Hyperlink"/>
                <w:noProof/>
              </w:rPr>
              <w:t>Managing Users</w:t>
            </w:r>
            <w:r w:rsidR="006804AC">
              <w:rPr>
                <w:noProof/>
                <w:webHidden/>
              </w:rPr>
              <w:tab/>
            </w:r>
            <w:r w:rsidR="006804AC">
              <w:rPr>
                <w:noProof/>
                <w:webHidden/>
              </w:rPr>
              <w:fldChar w:fldCharType="begin"/>
            </w:r>
            <w:r w:rsidR="006804AC">
              <w:rPr>
                <w:noProof/>
                <w:webHidden/>
              </w:rPr>
              <w:instrText xml:space="preserve"> PAGEREF _Toc10815498 \h </w:instrText>
            </w:r>
            <w:r w:rsidR="006804AC">
              <w:rPr>
                <w:noProof/>
                <w:webHidden/>
              </w:rPr>
            </w:r>
            <w:r w:rsidR="006804AC">
              <w:rPr>
                <w:noProof/>
                <w:webHidden/>
              </w:rPr>
              <w:fldChar w:fldCharType="separate"/>
            </w:r>
            <w:r w:rsidR="006804AC">
              <w:rPr>
                <w:noProof/>
                <w:webHidden/>
              </w:rPr>
              <w:t>16</w:t>
            </w:r>
            <w:r w:rsidR="006804AC">
              <w:rPr>
                <w:noProof/>
                <w:webHidden/>
              </w:rPr>
              <w:fldChar w:fldCharType="end"/>
            </w:r>
          </w:hyperlink>
        </w:p>
        <w:p w14:paraId="56428E98" w14:textId="2E33FA51" w:rsidR="006804AC" w:rsidRDefault="008116FF">
          <w:pPr>
            <w:pStyle w:val="TOC3"/>
            <w:rPr>
              <w:noProof/>
            </w:rPr>
          </w:pPr>
          <w:hyperlink w:anchor="_Toc10815499" w:history="1">
            <w:r w:rsidR="006804AC" w:rsidRPr="002849B8">
              <w:rPr>
                <w:rStyle w:val="Hyperlink"/>
                <w:noProof/>
              </w:rPr>
              <w:t>Create A User</w:t>
            </w:r>
            <w:r w:rsidR="006804AC">
              <w:rPr>
                <w:noProof/>
                <w:webHidden/>
              </w:rPr>
              <w:tab/>
            </w:r>
            <w:r w:rsidR="006804AC">
              <w:rPr>
                <w:noProof/>
                <w:webHidden/>
              </w:rPr>
              <w:fldChar w:fldCharType="begin"/>
            </w:r>
            <w:r w:rsidR="006804AC">
              <w:rPr>
                <w:noProof/>
                <w:webHidden/>
              </w:rPr>
              <w:instrText xml:space="preserve"> PAGEREF _Toc10815499 \h </w:instrText>
            </w:r>
            <w:r w:rsidR="006804AC">
              <w:rPr>
                <w:noProof/>
                <w:webHidden/>
              </w:rPr>
            </w:r>
            <w:r w:rsidR="006804AC">
              <w:rPr>
                <w:noProof/>
                <w:webHidden/>
              </w:rPr>
              <w:fldChar w:fldCharType="separate"/>
            </w:r>
            <w:r w:rsidR="006804AC">
              <w:rPr>
                <w:noProof/>
                <w:webHidden/>
              </w:rPr>
              <w:t>16</w:t>
            </w:r>
            <w:r w:rsidR="006804AC">
              <w:rPr>
                <w:noProof/>
                <w:webHidden/>
              </w:rPr>
              <w:fldChar w:fldCharType="end"/>
            </w:r>
          </w:hyperlink>
        </w:p>
        <w:p w14:paraId="52653D80" w14:textId="58A586FC" w:rsidR="006804AC" w:rsidRDefault="008116FF">
          <w:pPr>
            <w:pStyle w:val="TOC3"/>
            <w:rPr>
              <w:noProof/>
            </w:rPr>
          </w:pPr>
          <w:hyperlink w:anchor="_Toc10815500" w:history="1">
            <w:r w:rsidR="006804AC" w:rsidRPr="002849B8">
              <w:rPr>
                <w:rStyle w:val="Hyperlink"/>
                <w:noProof/>
              </w:rPr>
              <w:t>Modify A User</w:t>
            </w:r>
            <w:r w:rsidR="006804AC">
              <w:rPr>
                <w:noProof/>
                <w:webHidden/>
              </w:rPr>
              <w:tab/>
            </w:r>
            <w:r w:rsidR="006804AC">
              <w:rPr>
                <w:noProof/>
                <w:webHidden/>
              </w:rPr>
              <w:fldChar w:fldCharType="begin"/>
            </w:r>
            <w:r w:rsidR="006804AC">
              <w:rPr>
                <w:noProof/>
                <w:webHidden/>
              </w:rPr>
              <w:instrText xml:space="preserve"> PAGEREF _Toc10815500 \h </w:instrText>
            </w:r>
            <w:r w:rsidR="006804AC">
              <w:rPr>
                <w:noProof/>
                <w:webHidden/>
              </w:rPr>
            </w:r>
            <w:r w:rsidR="006804AC">
              <w:rPr>
                <w:noProof/>
                <w:webHidden/>
              </w:rPr>
              <w:fldChar w:fldCharType="separate"/>
            </w:r>
            <w:r w:rsidR="006804AC">
              <w:rPr>
                <w:noProof/>
                <w:webHidden/>
              </w:rPr>
              <w:t>18</w:t>
            </w:r>
            <w:r w:rsidR="006804AC">
              <w:rPr>
                <w:noProof/>
                <w:webHidden/>
              </w:rPr>
              <w:fldChar w:fldCharType="end"/>
            </w:r>
          </w:hyperlink>
        </w:p>
        <w:p w14:paraId="10F54101" w14:textId="46D96B76" w:rsidR="006804AC" w:rsidRDefault="008116FF">
          <w:pPr>
            <w:pStyle w:val="TOC3"/>
            <w:rPr>
              <w:noProof/>
            </w:rPr>
          </w:pPr>
          <w:hyperlink w:anchor="_Toc10815501" w:history="1">
            <w:r w:rsidR="006804AC" w:rsidRPr="002849B8">
              <w:rPr>
                <w:rStyle w:val="Hyperlink"/>
                <w:noProof/>
              </w:rPr>
              <w:t>Delete A User</w:t>
            </w:r>
            <w:r w:rsidR="006804AC">
              <w:rPr>
                <w:noProof/>
                <w:webHidden/>
              </w:rPr>
              <w:tab/>
            </w:r>
            <w:r w:rsidR="006804AC">
              <w:rPr>
                <w:noProof/>
                <w:webHidden/>
              </w:rPr>
              <w:fldChar w:fldCharType="begin"/>
            </w:r>
            <w:r w:rsidR="006804AC">
              <w:rPr>
                <w:noProof/>
                <w:webHidden/>
              </w:rPr>
              <w:instrText xml:space="preserve"> PAGEREF _Toc10815501 \h </w:instrText>
            </w:r>
            <w:r w:rsidR="006804AC">
              <w:rPr>
                <w:noProof/>
                <w:webHidden/>
              </w:rPr>
            </w:r>
            <w:r w:rsidR="006804AC">
              <w:rPr>
                <w:noProof/>
                <w:webHidden/>
              </w:rPr>
              <w:fldChar w:fldCharType="separate"/>
            </w:r>
            <w:r w:rsidR="006804AC">
              <w:rPr>
                <w:noProof/>
                <w:webHidden/>
              </w:rPr>
              <w:t>20</w:t>
            </w:r>
            <w:r w:rsidR="006804AC">
              <w:rPr>
                <w:noProof/>
                <w:webHidden/>
              </w:rPr>
              <w:fldChar w:fldCharType="end"/>
            </w:r>
          </w:hyperlink>
        </w:p>
        <w:p w14:paraId="2BCB6D40" w14:textId="511A97B2" w:rsidR="006804AC" w:rsidRDefault="008116FF">
          <w:pPr>
            <w:pStyle w:val="TOC2"/>
            <w:rPr>
              <w:noProof/>
            </w:rPr>
          </w:pPr>
          <w:hyperlink w:anchor="_Toc10815502" w:history="1">
            <w:r w:rsidR="006804AC" w:rsidRPr="002849B8">
              <w:rPr>
                <w:rStyle w:val="Hyperlink"/>
                <w:noProof/>
              </w:rPr>
              <w:t>Managing Shifts</w:t>
            </w:r>
            <w:r w:rsidR="006804AC">
              <w:rPr>
                <w:noProof/>
                <w:webHidden/>
              </w:rPr>
              <w:tab/>
            </w:r>
            <w:r w:rsidR="006804AC">
              <w:rPr>
                <w:noProof/>
                <w:webHidden/>
              </w:rPr>
              <w:fldChar w:fldCharType="begin"/>
            </w:r>
            <w:r w:rsidR="006804AC">
              <w:rPr>
                <w:noProof/>
                <w:webHidden/>
              </w:rPr>
              <w:instrText xml:space="preserve"> PAGEREF _Toc10815502 \h </w:instrText>
            </w:r>
            <w:r w:rsidR="006804AC">
              <w:rPr>
                <w:noProof/>
                <w:webHidden/>
              </w:rPr>
            </w:r>
            <w:r w:rsidR="006804AC">
              <w:rPr>
                <w:noProof/>
                <w:webHidden/>
              </w:rPr>
              <w:fldChar w:fldCharType="separate"/>
            </w:r>
            <w:r w:rsidR="006804AC">
              <w:rPr>
                <w:noProof/>
                <w:webHidden/>
              </w:rPr>
              <w:t>22</w:t>
            </w:r>
            <w:r w:rsidR="006804AC">
              <w:rPr>
                <w:noProof/>
                <w:webHidden/>
              </w:rPr>
              <w:fldChar w:fldCharType="end"/>
            </w:r>
          </w:hyperlink>
        </w:p>
        <w:p w14:paraId="362AF855" w14:textId="4316E2D5" w:rsidR="006804AC" w:rsidRDefault="008116FF">
          <w:pPr>
            <w:pStyle w:val="TOC3"/>
            <w:rPr>
              <w:noProof/>
            </w:rPr>
          </w:pPr>
          <w:hyperlink w:anchor="_Toc10815503" w:history="1">
            <w:r w:rsidR="006804AC" w:rsidRPr="002849B8">
              <w:rPr>
                <w:rStyle w:val="Hyperlink"/>
                <w:noProof/>
              </w:rPr>
              <w:t>Create Available Shift</w:t>
            </w:r>
            <w:r w:rsidR="006804AC">
              <w:rPr>
                <w:noProof/>
                <w:webHidden/>
              </w:rPr>
              <w:tab/>
            </w:r>
            <w:r w:rsidR="006804AC">
              <w:rPr>
                <w:noProof/>
                <w:webHidden/>
              </w:rPr>
              <w:fldChar w:fldCharType="begin"/>
            </w:r>
            <w:r w:rsidR="006804AC">
              <w:rPr>
                <w:noProof/>
                <w:webHidden/>
              </w:rPr>
              <w:instrText xml:space="preserve"> PAGEREF _Toc10815503 \h </w:instrText>
            </w:r>
            <w:r w:rsidR="006804AC">
              <w:rPr>
                <w:noProof/>
                <w:webHidden/>
              </w:rPr>
            </w:r>
            <w:r w:rsidR="006804AC">
              <w:rPr>
                <w:noProof/>
                <w:webHidden/>
              </w:rPr>
              <w:fldChar w:fldCharType="separate"/>
            </w:r>
            <w:r w:rsidR="006804AC">
              <w:rPr>
                <w:noProof/>
                <w:webHidden/>
              </w:rPr>
              <w:t>22</w:t>
            </w:r>
            <w:r w:rsidR="006804AC">
              <w:rPr>
                <w:noProof/>
                <w:webHidden/>
              </w:rPr>
              <w:fldChar w:fldCharType="end"/>
            </w:r>
          </w:hyperlink>
        </w:p>
        <w:p w14:paraId="2985A4AE" w14:textId="7196FBBA" w:rsidR="006804AC" w:rsidRDefault="008116FF">
          <w:pPr>
            <w:pStyle w:val="TOC3"/>
            <w:rPr>
              <w:noProof/>
            </w:rPr>
          </w:pPr>
          <w:hyperlink w:anchor="_Toc10815504" w:history="1">
            <w:r w:rsidR="006804AC" w:rsidRPr="002849B8">
              <w:rPr>
                <w:rStyle w:val="Hyperlink"/>
                <w:noProof/>
              </w:rPr>
              <w:t>Modify Available Shift</w:t>
            </w:r>
            <w:r w:rsidR="006804AC">
              <w:rPr>
                <w:noProof/>
                <w:webHidden/>
              </w:rPr>
              <w:tab/>
            </w:r>
            <w:r w:rsidR="006804AC">
              <w:rPr>
                <w:noProof/>
                <w:webHidden/>
              </w:rPr>
              <w:fldChar w:fldCharType="begin"/>
            </w:r>
            <w:r w:rsidR="006804AC">
              <w:rPr>
                <w:noProof/>
                <w:webHidden/>
              </w:rPr>
              <w:instrText xml:space="preserve"> PAGEREF _Toc10815504 \h </w:instrText>
            </w:r>
            <w:r w:rsidR="006804AC">
              <w:rPr>
                <w:noProof/>
                <w:webHidden/>
              </w:rPr>
            </w:r>
            <w:r w:rsidR="006804AC">
              <w:rPr>
                <w:noProof/>
                <w:webHidden/>
              </w:rPr>
              <w:fldChar w:fldCharType="separate"/>
            </w:r>
            <w:r w:rsidR="006804AC">
              <w:rPr>
                <w:noProof/>
                <w:webHidden/>
              </w:rPr>
              <w:t>22</w:t>
            </w:r>
            <w:r w:rsidR="006804AC">
              <w:rPr>
                <w:noProof/>
                <w:webHidden/>
              </w:rPr>
              <w:fldChar w:fldCharType="end"/>
            </w:r>
          </w:hyperlink>
        </w:p>
        <w:p w14:paraId="070B6BD9" w14:textId="1EAF0330" w:rsidR="006804AC" w:rsidRDefault="008116FF">
          <w:pPr>
            <w:pStyle w:val="TOC3"/>
            <w:rPr>
              <w:noProof/>
            </w:rPr>
          </w:pPr>
          <w:hyperlink w:anchor="_Toc10815505" w:history="1">
            <w:r w:rsidR="006804AC" w:rsidRPr="002849B8">
              <w:rPr>
                <w:rStyle w:val="Hyperlink"/>
                <w:noProof/>
              </w:rPr>
              <w:t>Delete Available Shift</w:t>
            </w:r>
            <w:r w:rsidR="006804AC">
              <w:rPr>
                <w:noProof/>
                <w:webHidden/>
              </w:rPr>
              <w:tab/>
            </w:r>
            <w:r w:rsidR="006804AC">
              <w:rPr>
                <w:noProof/>
                <w:webHidden/>
              </w:rPr>
              <w:fldChar w:fldCharType="begin"/>
            </w:r>
            <w:r w:rsidR="006804AC">
              <w:rPr>
                <w:noProof/>
                <w:webHidden/>
              </w:rPr>
              <w:instrText xml:space="preserve"> PAGEREF _Toc10815505 \h </w:instrText>
            </w:r>
            <w:r w:rsidR="006804AC">
              <w:rPr>
                <w:noProof/>
                <w:webHidden/>
              </w:rPr>
            </w:r>
            <w:r w:rsidR="006804AC">
              <w:rPr>
                <w:noProof/>
                <w:webHidden/>
              </w:rPr>
              <w:fldChar w:fldCharType="separate"/>
            </w:r>
            <w:r w:rsidR="006804AC">
              <w:rPr>
                <w:noProof/>
                <w:webHidden/>
              </w:rPr>
              <w:t>22</w:t>
            </w:r>
            <w:r w:rsidR="006804AC">
              <w:rPr>
                <w:noProof/>
                <w:webHidden/>
              </w:rPr>
              <w:fldChar w:fldCharType="end"/>
            </w:r>
          </w:hyperlink>
        </w:p>
        <w:p w14:paraId="5C3525FE" w14:textId="39CDC305" w:rsidR="006804AC" w:rsidRDefault="008116FF">
          <w:pPr>
            <w:pStyle w:val="TOC2"/>
            <w:rPr>
              <w:noProof/>
            </w:rPr>
          </w:pPr>
          <w:hyperlink w:anchor="_Toc10815506" w:history="1">
            <w:r w:rsidR="006804AC" w:rsidRPr="002849B8">
              <w:rPr>
                <w:rStyle w:val="Hyperlink"/>
                <w:noProof/>
              </w:rPr>
              <w:t>Managing User Shift Requests</w:t>
            </w:r>
            <w:r w:rsidR="006804AC">
              <w:rPr>
                <w:noProof/>
                <w:webHidden/>
              </w:rPr>
              <w:tab/>
            </w:r>
            <w:r w:rsidR="006804AC">
              <w:rPr>
                <w:noProof/>
                <w:webHidden/>
              </w:rPr>
              <w:fldChar w:fldCharType="begin"/>
            </w:r>
            <w:r w:rsidR="006804AC">
              <w:rPr>
                <w:noProof/>
                <w:webHidden/>
              </w:rPr>
              <w:instrText xml:space="preserve"> PAGEREF _Toc10815506 \h </w:instrText>
            </w:r>
            <w:r w:rsidR="006804AC">
              <w:rPr>
                <w:noProof/>
                <w:webHidden/>
              </w:rPr>
            </w:r>
            <w:r w:rsidR="006804AC">
              <w:rPr>
                <w:noProof/>
                <w:webHidden/>
              </w:rPr>
              <w:fldChar w:fldCharType="separate"/>
            </w:r>
            <w:r w:rsidR="006804AC">
              <w:rPr>
                <w:noProof/>
                <w:webHidden/>
              </w:rPr>
              <w:t>22</w:t>
            </w:r>
            <w:r w:rsidR="006804AC">
              <w:rPr>
                <w:noProof/>
                <w:webHidden/>
              </w:rPr>
              <w:fldChar w:fldCharType="end"/>
            </w:r>
          </w:hyperlink>
        </w:p>
        <w:p w14:paraId="7DFF6A05" w14:textId="0DCDFB89" w:rsidR="006804AC" w:rsidRDefault="008116FF">
          <w:pPr>
            <w:pStyle w:val="TOC3"/>
            <w:rPr>
              <w:noProof/>
            </w:rPr>
          </w:pPr>
          <w:hyperlink w:anchor="_Toc10815507" w:history="1">
            <w:r w:rsidR="006804AC" w:rsidRPr="002849B8">
              <w:rPr>
                <w:rStyle w:val="Hyperlink"/>
                <w:noProof/>
              </w:rPr>
              <w:t>Approve A Shift Request</w:t>
            </w:r>
            <w:r w:rsidR="006804AC">
              <w:rPr>
                <w:noProof/>
                <w:webHidden/>
              </w:rPr>
              <w:tab/>
            </w:r>
            <w:r w:rsidR="006804AC">
              <w:rPr>
                <w:noProof/>
                <w:webHidden/>
              </w:rPr>
              <w:fldChar w:fldCharType="begin"/>
            </w:r>
            <w:r w:rsidR="006804AC">
              <w:rPr>
                <w:noProof/>
                <w:webHidden/>
              </w:rPr>
              <w:instrText xml:space="preserve"> PAGEREF _Toc10815507 \h </w:instrText>
            </w:r>
            <w:r w:rsidR="006804AC">
              <w:rPr>
                <w:noProof/>
                <w:webHidden/>
              </w:rPr>
            </w:r>
            <w:r w:rsidR="006804AC">
              <w:rPr>
                <w:noProof/>
                <w:webHidden/>
              </w:rPr>
              <w:fldChar w:fldCharType="separate"/>
            </w:r>
            <w:r w:rsidR="006804AC">
              <w:rPr>
                <w:noProof/>
                <w:webHidden/>
              </w:rPr>
              <w:t>22</w:t>
            </w:r>
            <w:r w:rsidR="006804AC">
              <w:rPr>
                <w:noProof/>
                <w:webHidden/>
              </w:rPr>
              <w:fldChar w:fldCharType="end"/>
            </w:r>
          </w:hyperlink>
        </w:p>
        <w:p w14:paraId="4A933F79" w14:textId="106B8988" w:rsidR="006804AC" w:rsidRDefault="008116FF">
          <w:pPr>
            <w:pStyle w:val="TOC3"/>
            <w:rPr>
              <w:noProof/>
            </w:rPr>
          </w:pPr>
          <w:hyperlink w:anchor="_Toc10815508" w:history="1">
            <w:r w:rsidR="006804AC" w:rsidRPr="002849B8">
              <w:rPr>
                <w:rStyle w:val="Hyperlink"/>
                <w:noProof/>
              </w:rPr>
              <w:t>Deny A Shift Request</w:t>
            </w:r>
            <w:r w:rsidR="006804AC">
              <w:rPr>
                <w:noProof/>
                <w:webHidden/>
              </w:rPr>
              <w:tab/>
            </w:r>
            <w:r w:rsidR="006804AC">
              <w:rPr>
                <w:noProof/>
                <w:webHidden/>
              </w:rPr>
              <w:fldChar w:fldCharType="begin"/>
            </w:r>
            <w:r w:rsidR="006804AC">
              <w:rPr>
                <w:noProof/>
                <w:webHidden/>
              </w:rPr>
              <w:instrText xml:space="preserve"> PAGEREF _Toc10815508 \h </w:instrText>
            </w:r>
            <w:r w:rsidR="006804AC">
              <w:rPr>
                <w:noProof/>
                <w:webHidden/>
              </w:rPr>
            </w:r>
            <w:r w:rsidR="006804AC">
              <w:rPr>
                <w:noProof/>
                <w:webHidden/>
              </w:rPr>
              <w:fldChar w:fldCharType="separate"/>
            </w:r>
            <w:r w:rsidR="006804AC">
              <w:rPr>
                <w:noProof/>
                <w:webHidden/>
              </w:rPr>
              <w:t>23</w:t>
            </w:r>
            <w:r w:rsidR="006804AC">
              <w:rPr>
                <w:noProof/>
                <w:webHidden/>
              </w:rPr>
              <w:fldChar w:fldCharType="end"/>
            </w:r>
          </w:hyperlink>
        </w:p>
        <w:p w14:paraId="0DF6CFF7" w14:textId="1394AC0C" w:rsidR="006804AC" w:rsidRDefault="008116FF">
          <w:pPr>
            <w:pStyle w:val="TOC1"/>
            <w:tabs>
              <w:tab w:val="right" w:leader="dot" w:pos="10070"/>
            </w:tabs>
            <w:rPr>
              <w:noProof/>
            </w:rPr>
          </w:pPr>
          <w:hyperlink w:anchor="_Toc10815509" w:history="1">
            <w:r w:rsidR="006804AC" w:rsidRPr="002849B8">
              <w:rPr>
                <w:rStyle w:val="Hyperlink"/>
                <w:noProof/>
              </w:rPr>
              <w:t>Troubleshooting</w:t>
            </w:r>
            <w:r w:rsidR="006804AC">
              <w:rPr>
                <w:noProof/>
                <w:webHidden/>
              </w:rPr>
              <w:tab/>
            </w:r>
            <w:r w:rsidR="006804AC">
              <w:rPr>
                <w:noProof/>
                <w:webHidden/>
              </w:rPr>
              <w:fldChar w:fldCharType="begin"/>
            </w:r>
            <w:r w:rsidR="006804AC">
              <w:rPr>
                <w:noProof/>
                <w:webHidden/>
              </w:rPr>
              <w:instrText xml:space="preserve"> PAGEREF _Toc10815509 \h </w:instrText>
            </w:r>
            <w:r w:rsidR="006804AC">
              <w:rPr>
                <w:noProof/>
                <w:webHidden/>
              </w:rPr>
            </w:r>
            <w:r w:rsidR="006804AC">
              <w:rPr>
                <w:noProof/>
                <w:webHidden/>
              </w:rPr>
              <w:fldChar w:fldCharType="separate"/>
            </w:r>
            <w:r w:rsidR="006804AC">
              <w:rPr>
                <w:noProof/>
                <w:webHidden/>
              </w:rPr>
              <w:t>23</w:t>
            </w:r>
            <w:r w:rsidR="006804AC">
              <w:rPr>
                <w:noProof/>
                <w:webHidden/>
              </w:rPr>
              <w:fldChar w:fldCharType="end"/>
            </w:r>
          </w:hyperlink>
        </w:p>
        <w:p w14:paraId="5094E363" w14:textId="5FE3A16F" w:rsidR="006804AC" w:rsidRDefault="008116FF">
          <w:pPr>
            <w:pStyle w:val="TOC2"/>
            <w:rPr>
              <w:noProof/>
            </w:rPr>
          </w:pPr>
          <w:hyperlink w:anchor="_Toc10815510" w:history="1">
            <w:r w:rsidR="006804AC" w:rsidRPr="002849B8">
              <w:rPr>
                <w:rStyle w:val="Hyperlink"/>
                <w:noProof/>
              </w:rPr>
              <w:t>Scheduling OnDemand Support</w:t>
            </w:r>
            <w:r w:rsidR="006804AC">
              <w:rPr>
                <w:noProof/>
                <w:webHidden/>
              </w:rPr>
              <w:tab/>
            </w:r>
            <w:r w:rsidR="006804AC">
              <w:rPr>
                <w:noProof/>
                <w:webHidden/>
              </w:rPr>
              <w:fldChar w:fldCharType="begin"/>
            </w:r>
            <w:r w:rsidR="006804AC">
              <w:rPr>
                <w:noProof/>
                <w:webHidden/>
              </w:rPr>
              <w:instrText xml:space="preserve"> PAGEREF _Toc10815510 \h </w:instrText>
            </w:r>
            <w:r w:rsidR="006804AC">
              <w:rPr>
                <w:noProof/>
                <w:webHidden/>
              </w:rPr>
            </w:r>
            <w:r w:rsidR="006804AC">
              <w:rPr>
                <w:noProof/>
                <w:webHidden/>
              </w:rPr>
              <w:fldChar w:fldCharType="separate"/>
            </w:r>
            <w:r w:rsidR="006804AC">
              <w:rPr>
                <w:noProof/>
                <w:webHidden/>
              </w:rPr>
              <w:t>23</w:t>
            </w:r>
            <w:r w:rsidR="006804AC">
              <w:rPr>
                <w:noProof/>
                <w:webHidden/>
              </w:rPr>
              <w:fldChar w:fldCharType="end"/>
            </w:r>
          </w:hyperlink>
        </w:p>
        <w:p w14:paraId="7AE430B1" w14:textId="0C19FB34" w:rsidR="006804AC" w:rsidRDefault="008116FF">
          <w:pPr>
            <w:pStyle w:val="TOC3"/>
            <w:rPr>
              <w:noProof/>
            </w:rPr>
          </w:pPr>
          <w:hyperlink w:anchor="_Toc10815511" w:history="1">
            <w:r w:rsidR="006804AC" w:rsidRPr="002849B8">
              <w:rPr>
                <w:rStyle w:val="Hyperlink"/>
                <w:noProof/>
              </w:rPr>
              <w:t>Email Customer Support:</w:t>
            </w:r>
            <w:r w:rsidR="006804AC">
              <w:rPr>
                <w:noProof/>
                <w:webHidden/>
              </w:rPr>
              <w:tab/>
            </w:r>
            <w:r w:rsidR="006804AC">
              <w:rPr>
                <w:noProof/>
                <w:webHidden/>
              </w:rPr>
              <w:fldChar w:fldCharType="begin"/>
            </w:r>
            <w:r w:rsidR="006804AC">
              <w:rPr>
                <w:noProof/>
                <w:webHidden/>
              </w:rPr>
              <w:instrText xml:space="preserve"> PAGEREF _Toc10815511 \h </w:instrText>
            </w:r>
            <w:r w:rsidR="006804AC">
              <w:rPr>
                <w:noProof/>
                <w:webHidden/>
              </w:rPr>
            </w:r>
            <w:r w:rsidR="006804AC">
              <w:rPr>
                <w:noProof/>
                <w:webHidden/>
              </w:rPr>
              <w:fldChar w:fldCharType="separate"/>
            </w:r>
            <w:r w:rsidR="006804AC">
              <w:rPr>
                <w:noProof/>
                <w:webHidden/>
              </w:rPr>
              <w:t>23</w:t>
            </w:r>
            <w:r w:rsidR="006804AC">
              <w:rPr>
                <w:noProof/>
                <w:webHidden/>
              </w:rPr>
              <w:fldChar w:fldCharType="end"/>
            </w:r>
          </w:hyperlink>
        </w:p>
        <w:p w14:paraId="1F2CED70" w14:textId="391D8AC6" w:rsidR="006804AC" w:rsidRDefault="008116FF">
          <w:pPr>
            <w:pStyle w:val="TOC3"/>
            <w:rPr>
              <w:noProof/>
            </w:rPr>
          </w:pPr>
          <w:hyperlink w:anchor="_Toc10815512" w:history="1">
            <w:r w:rsidR="006804AC" w:rsidRPr="002849B8">
              <w:rPr>
                <w:rStyle w:val="Hyperlink"/>
                <w:noProof/>
              </w:rPr>
              <w:t>Contact Customer Support:</w:t>
            </w:r>
            <w:r w:rsidR="006804AC">
              <w:rPr>
                <w:noProof/>
                <w:webHidden/>
              </w:rPr>
              <w:tab/>
            </w:r>
            <w:r w:rsidR="006804AC">
              <w:rPr>
                <w:noProof/>
                <w:webHidden/>
              </w:rPr>
              <w:fldChar w:fldCharType="begin"/>
            </w:r>
            <w:r w:rsidR="006804AC">
              <w:rPr>
                <w:noProof/>
                <w:webHidden/>
              </w:rPr>
              <w:instrText xml:space="preserve"> PAGEREF _Toc10815512 \h </w:instrText>
            </w:r>
            <w:r w:rsidR="006804AC">
              <w:rPr>
                <w:noProof/>
                <w:webHidden/>
              </w:rPr>
            </w:r>
            <w:r w:rsidR="006804AC">
              <w:rPr>
                <w:noProof/>
                <w:webHidden/>
              </w:rPr>
              <w:fldChar w:fldCharType="separate"/>
            </w:r>
            <w:r w:rsidR="006804AC">
              <w:rPr>
                <w:noProof/>
                <w:webHidden/>
              </w:rPr>
              <w:t>23</w:t>
            </w:r>
            <w:r w:rsidR="006804AC">
              <w:rPr>
                <w:noProof/>
                <w:webHidden/>
              </w:rPr>
              <w:fldChar w:fldCharType="end"/>
            </w:r>
          </w:hyperlink>
        </w:p>
        <w:p w14:paraId="199DB456" w14:textId="7A3385EF" w:rsidR="006804AC" w:rsidRDefault="008116FF">
          <w:pPr>
            <w:pStyle w:val="TOC1"/>
            <w:tabs>
              <w:tab w:val="right" w:leader="dot" w:pos="10070"/>
            </w:tabs>
            <w:rPr>
              <w:noProof/>
            </w:rPr>
          </w:pPr>
          <w:hyperlink w:anchor="_Toc10815513" w:history="1">
            <w:r w:rsidR="006804AC" w:rsidRPr="002849B8">
              <w:rPr>
                <w:rStyle w:val="Hyperlink"/>
                <w:noProof/>
              </w:rPr>
              <w:t>FAQs</w:t>
            </w:r>
            <w:r w:rsidR="006804AC">
              <w:rPr>
                <w:noProof/>
                <w:webHidden/>
              </w:rPr>
              <w:tab/>
            </w:r>
            <w:r w:rsidR="006804AC">
              <w:rPr>
                <w:noProof/>
                <w:webHidden/>
              </w:rPr>
              <w:fldChar w:fldCharType="begin"/>
            </w:r>
            <w:r w:rsidR="006804AC">
              <w:rPr>
                <w:noProof/>
                <w:webHidden/>
              </w:rPr>
              <w:instrText xml:space="preserve"> PAGEREF _Toc10815513 \h </w:instrText>
            </w:r>
            <w:r w:rsidR="006804AC">
              <w:rPr>
                <w:noProof/>
                <w:webHidden/>
              </w:rPr>
            </w:r>
            <w:r w:rsidR="006804AC">
              <w:rPr>
                <w:noProof/>
                <w:webHidden/>
              </w:rPr>
              <w:fldChar w:fldCharType="separate"/>
            </w:r>
            <w:r w:rsidR="006804AC">
              <w:rPr>
                <w:noProof/>
                <w:webHidden/>
              </w:rPr>
              <w:t>23</w:t>
            </w:r>
            <w:r w:rsidR="006804AC">
              <w:rPr>
                <w:noProof/>
                <w:webHidden/>
              </w:rPr>
              <w:fldChar w:fldCharType="end"/>
            </w:r>
          </w:hyperlink>
        </w:p>
        <w:p w14:paraId="521C0821" w14:textId="1C739CD0" w:rsidR="006804AC" w:rsidRDefault="008116FF">
          <w:pPr>
            <w:pStyle w:val="TOC1"/>
            <w:tabs>
              <w:tab w:val="right" w:leader="dot" w:pos="10070"/>
            </w:tabs>
            <w:rPr>
              <w:noProof/>
            </w:rPr>
          </w:pPr>
          <w:hyperlink w:anchor="_Toc10815514" w:history="1">
            <w:r w:rsidR="006804AC" w:rsidRPr="002849B8">
              <w:rPr>
                <w:rStyle w:val="Hyperlink"/>
                <w:noProof/>
              </w:rPr>
              <w:t>References</w:t>
            </w:r>
            <w:r w:rsidR="006804AC">
              <w:rPr>
                <w:noProof/>
                <w:webHidden/>
              </w:rPr>
              <w:tab/>
            </w:r>
            <w:r w:rsidR="006804AC">
              <w:rPr>
                <w:noProof/>
                <w:webHidden/>
              </w:rPr>
              <w:fldChar w:fldCharType="begin"/>
            </w:r>
            <w:r w:rsidR="006804AC">
              <w:rPr>
                <w:noProof/>
                <w:webHidden/>
              </w:rPr>
              <w:instrText xml:space="preserve"> PAGEREF _Toc10815514 \h </w:instrText>
            </w:r>
            <w:r w:rsidR="006804AC">
              <w:rPr>
                <w:noProof/>
                <w:webHidden/>
              </w:rPr>
            </w:r>
            <w:r w:rsidR="006804AC">
              <w:rPr>
                <w:noProof/>
                <w:webHidden/>
              </w:rPr>
              <w:fldChar w:fldCharType="separate"/>
            </w:r>
            <w:r w:rsidR="006804AC">
              <w:rPr>
                <w:noProof/>
                <w:webHidden/>
              </w:rPr>
              <w:t>25</w:t>
            </w:r>
            <w:r w:rsidR="006804AC">
              <w:rPr>
                <w:noProof/>
                <w:webHidden/>
              </w:rPr>
              <w:fldChar w:fldCharType="end"/>
            </w:r>
          </w:hyperlink>
        </w:p>
        <w:p w14:paraId="0AA72A95" w14:textId="10E7B4C7" w:rsidR="001153E0" w:rsidRDefault="001153E0">
          <w:r>
            <w:rPr>
              <w:b/>
              <w:bCs/>
              <w:noProof/>
            </w:rPr>
            <w:fldChar w:fldCharType="end"/>
          </w:r>
        </w:p>
      </w:sdtContent>
    </w:sdt>
    <w:p w14:paraId="6D7D5A0F" w14:textId="705B88C2" w:rsidR="005510E6" w:rsidRDefault="001153E0" w:rsidP="001153E0">
      <w:r>
        <w:br w:type="page"/>
      </w:r>
    </w:p>
    <w:p w14:paraId="2AEC5992" w14:textId="63FE41E7" w:rsidR="0086319D" w:rsidRPr="0086319D" w:rsidRDefault="0086319D" w:rsidP="000219E0">
      <w:pPr>
        <w:pStyle w:val="Heading1"/>
        <w:jc w:val="center"/>
      </w:pPr>
      <w:bookmarkStart w:id="0" w:name="_Toc10815482"/>
      <w:r>
        <w:lastRenderedPageBreak/>
        <w:t>Scheduling OnDemand</w:t>
      </w:r>
      <w:bookmarkEnd w:id="0"/>
    </w:p>
    <w:p w14:paraId="565EFC16" w14:textId="77777777" w:rsidR="0002412F" w:rsidRDefault="0002412F" w:rsidP="0002412F">
      <w:pPr>
        <w:pStyle w:val="Heading2"/>
      </w:pPr>
      <w:bookmarkStart w:id="1" w:name="_Toc9965680"/>
      <w:bookmarkStart w:id="2" w:name="_Toc10815483"/>
      <w:r>
        <w:t>Description</w:t>
      </w:r>
      <w:bookmarkEnd w:id="1"/>
      <w:bookmarkEnd w:id="2"/>
    </w:p>
    <w:p w14:paraId="14F9CDB5" w14:textId="14CB173A" w:rsidR="0002412F" w:rsidRDefault="00F33F2A" w:rsidP="00912B8D">
      <w:pPr>
        <w:ind w:left="360"/>
      </w:pPr>
      <w:r>
        <w:t>Scheduling OnDemand is a schedu</w:t>
      </w:r>
      <w:r w:rsidR="00831579">
        <w:t>ling web applica</w:t>
      </w:r>
      <w:r w:rsidR="00780DD5">
        <w:t>tion that allows users to view</w:t>
      </w:r>
      <w:r w:rsidR="00FD5557">
        <w:t xml:space="preserve"> and self-assign to</w:t>
      </w:r>
      <w:r w:rsidR="00780DD5">
        <w:t xml:space="preserve"> shifts that are currently available to be covered. Management can create, modify, and delete shifts as business demand increase</w:t>
      </w:r>
      <w:r w:rsidR="00FD5557">
        <w:t>s</w:t>
      </w:r>
      <w:r w:rsidR="00780DD5">
        <w:t xml:space="preserve"> or decreases </w:t>
      </w:r>
      <w:r w:rsidR="006758CE">
        <w:t>to</w:t>
      </w:r>
      <w:r w:rsidR="00780DD5">
        <w:t xml:space="preserve"> maximize business profit by ensuring all fillable schedules are covered.</w:t>
      </w:r>
    </w:p>
    <w:p w14:paraId="1511C950" w14:textId="0D1363DB" w:rsidR="00D27F6F" w:rsidRPr="00BA09DF" w:rsidRDefault="00912B8D" w:rsidP="008D401A">
      <w:pPr>
        <w:ind w:left="360"/>
      </w:pPr>
      <w:r>
        <w:t>Scheduling OnDemand is unique in that it’s a</w:t>
      </w:r>
      <w:r w:rsidR="00FD5557">
        <w:t>n</w:t>
      </w:r>
      <w:r>
        <w:t xml:space="preserve"> efficient and low overhead solution to publishing</w:t>
      </w:r>
      <w:r w:rsidR="00735924">
        <w:t xml:space="preserve"> schedules that are available to be covered</w:t>
      </w:r>
      <w:r>
        <w:t xml:space="preserve">. </w:t>
      </w:r>
      <w:r w:rsidR="00735924">
        <w:t>With some employees only working on a</w:t>
      </w:r>
      <w:r w:rsidR="00413D28">
        <w:t>n</w:t>
      </w:r>
      <w:r w:rsidR="00735924">
        <w:t xml:space="preserve"> as needed </w:t>
      </w:r>
      <w:r w:rsidR="00D8145D">
        <w:t>basis it</w:t>
      </w:r>
      <w:r w:rsidR="00735924">
        <w:t xml:space="preserve"> can be very costly to purchase and provide business services like Office 365 in order to create a shared schedule. Scheduling OnDemand instead provides a </w:t>
      </w:r>
      <w:r w:rsidR="00D27F6F">
        <w:t>low-cost</w:t>
      </w:r>
      <w:r w:rsidR="00735924">
        <w:t xml:space="preserve"> solution by allowing management to create users that can access specific schedules and see what shifts are available and can be covered.</w:t>
      </w:r>
    </w:p>
    <w:p w14:paraId="029A5CAD" w14:textId="2B6FA831" w:rsidR="0002412F" w:rsidRDefault="0002412F" w:rsidP="0002412F">
      <w:pPr>
        <w:pStyle w:val="Heading2"/>
      </w:pPr>
      <w:bookmarkStart w:id="3" w:name="_Toc9965681"/>
      <w:bookmarkStart w:id="4" w:name="_Toc10815484"/>
      <w:r>
        <w:t>Objective/Purpose</w:t>
      </w:r>
      <w:bookmarkEnd w:id="3"/>
      <w:bookmarkEnd w:id="4"/>
    </w:p>
    <w:p w14:paraId="759425DB" w14:textId="3BEA7C56" w:rsidR="0002412F" w:rsidRDefault="00D8145D" w:rsidP="00BB038B">
      <w:pPr>
        <w:pStyle w:val="ListParagraph"/>
        <w:numPr>
          <w:ilvl w:val="0"/>
          <w:numId w:val="4"/>
        </w:numPr>
      </w:pPr>
      <w:r>
        <w:t>A</w:t>
      </w:r>
      <w:r w:rsidR="00BB038B">
        <w:t xml:space="preserve">llow </w:t>
      </w:r>
      <w:r w:rsidR="003D1BDD">
        <w:t xml:space="preserve">employees </w:t>
      </w:r>
      <w:r w:rsidR="00BB038B">
        <w:t>to see the most up to date available schedules</w:t>
      </w:r>
      <w:r>
        <w:t>.</w:t>
      </w:r>
    </w:p>
    <w:p w14:paraId="6D699EDD" w14:textId="2DB0B66D" w:rsidR="00D8145D" w:rsidRDefault="00D8145D" w:rsidP="00BB038B">
      <w:pPr>
        <w:pStyle w:val="ListParagraph"/>
        <w:numPr>
          <w:ilvl w:val="0"/>
          <w:numId w:val="4"/>
        </w:numPr>
      </w:pPr>
      <w:r>
        <w:t xml:space="preserve">Allow </w:t>
      </w:r>
      <w:r w:rsidR="003D1BDD">
        <w:t xml:space="preserve">managers </w:t>
      </w:r>
      <w:r>
        <w:t>to create, modify, and delete schedules based off business demand.</w:t>
      </w:r>
    </w:p>
    <w:p w14:paraId="6BAA6245" w14:textId="77777777" w:rsidR="00D8145D" w:rsidRDefault="00D8145D" w:rsidP="00BB038B">
      <w:pPr>
        <w:pStyle w:val="ListParagraph"/>
        <w:numPr>
          <w:ilvl w:val="0"/>
          <w:numId w:val="4"/>
        </w:numPr>
      </w:pPr>
      <w:r>
        <w:t>Create a web application that is cost efficient and maximizes business profit by streamlining the process for employees to select and cover available schedules.</w:t>
      </w:r>
    </w:p>
    <w:p w14:paraId="437E6503" w14:textId="6F533C80" w:rsidR="00D8145D" w:rsidRDefault="00D8145D" w:rsidP="00BB038B">
      <w:pPr>
        <w:pStyle w:val="ListParagraph"/>
        <w:numPr>
          <w:ilvl w:val="0"/>
          <w:numId w:val="4"/>
        </w:numPr>
      </w:pPr>
      <w:r>
        <w:t xml:space="preserve">Allow </w:t>
      </w:r>
      <w:r w:rsidR="003D1BDD">
        <w:t xml:space="preserve">managers </w:t>
      </w:r>
      <w:r>
        <w:t xml:space="preserve">to </w:t>
      </w:r>
      <w:r w:rsidR="00F9718A">
        <w:t>manage</w:t>
      </w:r>
      <w:r>
        <w:t xml:space="preserve"> users within the web application instead of purchasing costly business service like Office 365 for employees what work on a as needed basis.</w:t>
      </w:r>
    </w:p>
    <w:p w14:paraId="7314C188" w14:textId="6744F096" w:rsidR="00D8145D" w:rsidRDefault="00D8145D" w:rsidP="00BB038B">
      <w:pPr>
        <w:pStyle w:val="ListParagraph"/>
        <w:numPr>
          <w:ilvl w:val="0"/>
          <w:numId w:val="4"/>
        </w:numPr>
      </w:pPr>
      <w:r>
        <w:t>Allow</w:t>
      </w:r>
      <w:r w:rsidR="003D1BDD">
        <w:t xml:space="preserve"> employees</w:t>
      </w:r>
      <w:r>
        <w:t xml:space="preserve"> to </w:t>
      </w:r>
      <w:r w:rsidR="00F9718A">
        <w:t>modify their personal information as it changes like addresses, phone numbers, and email addresses.</w:t>
      </w:r>
    </w:p>
    <w:p w14:paraId="3B62E92A" w14:textId="3071DEA2" w:rsidR="001153E0" w:rsidRDefault="00F9718A" w:rsidP="001A1E8F">
      <w:pPr>
        <w:pStyle w:val="ListParagraph"/>
        <w:numPr>
          <w:ilvl w:val="0"/>
          <w:numId w:val="4"/>
        </w:numPr>
      </w:pPr>
      <w:r>
        <w:t xml:space="preserve">Allow </w:t>
      </w:r>
      <w:r w:rsidR="003D1BDD">
        <w:t xml:space="preserve">employees </w:t>
      </w:r>
      <w:r>
        <w:t>to see what schedules have been assign</w:t>
      </w:r>
      <w:r w:rsidR="00FD5557">
        <w:t>ed</w:t>
      </w:r>
      <w:r>
        <w:t xml:space="preserve"> to them </w:t>
      </w:r>
      <w:proofErr w:type="gramStart"/>
      <w:r>
        <w:t>in order for</w:t>
      </w:r>
      <w:proofErr w:type="gramEnd"/>
      <w:r>
        <w:t xml:space="preserve"> them to easily keep track and see any updates to their assigned schedules. </w:t>
      </w:r>
    </w:p>
    <w:p w14:paraId="1B76C665" w14:textId="357E3EEB" w:rsidR="0026226F" w:rsidRDefault="0026226F">
      <w:r>
        <w:br w:type="page"/>
      </w:r>
    </w:p>
    <w:p w14:paraId="47407C3C" w14:textId="77777777" w:rsidR="0026226F" w:rsidRDefault="0026226F" w:rsidP="0026226F"/>
    <w:p w14:paraId="60FB0A87" w14:textId="1F035DCF" w:rsidR="00280EF0" w:rsidRDefault="00280EF0" w:rsidP="00280EF0">
      <w:pPr>
        <w:pStyle w:val="Heading1"/>
        <w:jc w:val="center"/>
      </w:pPr>
      <w:bookmarkStart w:id="5" w:name="_Toc10815485"/>
      <w:r>
        <w:t>Minimum Requirements</w:t>
      </w:r>
      <w:bookmarkEnd w:id="5"/>
    </w:p>
    <w:p w14:paraId="0AD05A72" w14:textId="29D8FE49" w:rsidR="00CC6566" w:rsidRDefault="00CC6566" w:rsidP="00CC6566">
      <w:pPr>
        <w:pStyle w:val="Heading2"/>
      </w:pPr>
      <w:bookmarkStart w:id="6" w:name="_Toc10815486"/>
      <w:r>
        <w:t>Requirements</w:t>
      </w:r>
      <w:bookmarkEnd w:id="6"/>
    </w:p>
    <w:p w14:paraId="6D7F40DA" w14:textId="5F82963B" w:rsidR="0029700C" w:rsidRDefault="0029700C" w:rsidP="0029700C">
      <w:pPr>
        <w:pStyle w:val="ListParagraph"/>
        <w:numPr>
          <w:ilvl w:val="0"/>
          <w:numId w:val="38"/>
        </w:numPr>
      </w:pPr>
      <w:r>
        <w:t>Operating Systems:</w:t>
      </w:r>
    </w:p>
    <w:p w14:paraId="2FCA3D23" w14:textId="5EBA82BD" w:rsidR="0029700C" w:rsidRDefault="0029700C" w:rsidP="0029700C">
      <w:pPr>
        <w:pStyle w:val="ListParagraph"/>
        <w:numPr>
          <w:ilvl w:val="1"/>
          <w:numId w:val="38"/>
        </w:numPr>
      </w:pPr>
      <w:r>
        <w:t>Windows 7+</w:t>
      </w:r>
    </w:p>
    <w:p w14:paraId="34367DBA" w14:textId="2354B429" w:rsidR="0029700C" w:rsidRDefault="0029700C" w:rsidP="0029700C">
      <w:pPr>
        <w:pStyle w:val="ListParagraph"/>
        <w:numPr>
          <w:ilvl w:val="1"/>
          <w:numId w:val="38"/>
        </w:numPr>
      </w:pPr>
      <w:r>
        <w:t>Mac OS X</w:t>
      </w:r>
    </w:p>
    <w:p w14:paraId="039059AC" w14:textId="0AF97184" w:rsidR="0029700C" w:rsidRDefault="0029700C" w:rsidP="0029700C">
      <w:pPr>
        <w:pStyle w:val="ListParagraph"/>
        <w:numPr>
          <w:ilvl w:val="1"/>
          <w:numId w:val="38"/>
        </w:numPr>
      </w:pPr>
      <w:r>
        <w:t xml:space="preserve">Ubuntu, </w:t>
      </w:r>
      <w:proofErr w:type="spellStart"/>
      <w:r>
        <w:t>Redhat</w:t>
      </w:r>
      <w:proofErr w:type="spellEnd"/>
      <w:r>
        <w:t>, or another commonly used Linux distribution</w:t>
      </w:r>
    </w:p>
    <w:p w14:paraId="1A1CE146" w14:textId="2CDE76C5" w:rsidR="00280EF0" w:rsidRDefault="00A30E13" w:rsidP="0029700C">
      <w:pPr>
        <w:pStyle w:val="ListParagraph"/>
        <w:numPr>
          <w:ilvl w:val="0"/>
          <w:numId w:val="38"/>
        </w:numPr>
      </w:pPr>
      <w:r>
        <w:t>Internet Browsers:</w:t>
      </w:r>
    </w:p>
    <w:p w14:paraId="7DDC35C7" w14:textId="16C4AE25" w:rsidR="00A30E13" w:rsidRDefault="00A30E13" w:rsidP="0029700C">
      <w:pPr>
        <w:pStyle w:val="ListParagraph"/>
        <w:numPr>
          <w:ilvl w:val="1"/>
          <w:numId w:val="38"/>
        </w:numPr>
      </w:pPr>
      <w:r>
        <w:t>Chrome</w:t>
      </w:r>
    </w:p>
    <w:p w14:paraId="125987BA" w14:textId="70BBE378" w:rsidR="00A30E13" w:rsidRDefault="00A30E13" w:rsidP="0029700C">
      <w:pPr>
        <w:pStyle w:val="ListParagraph"/>
        <w:numPr>
          <w:ilvl w:val="1"/>
          <w:numId w:val="38"/>
        </w:numPr>
      </w:pPr>
      <w:r>
        <w:t>Firefox</w:t>
      </w:r>
    </w:p>
    <w:p w14:paraId="73126EBF" w14:textId="1F0BE35E" w:rsidR="00A30E13" w:rsidRDefault="00A30E13" w:rsidP="0029700C">
      <w:pPr>
        <w:pStyle w:val="ListParagraph"/>
        <w:numPr>
          <w:ilvl w:val="1"/>
          <w:numId w:val="38"/>
        </w:numPr>
      </w:pPr>
      <w:r>
        <w:t>Internet Explorer 10+</w:t>
      </w:r>
    </w:p>
    <w:p w14:paraId="261E523C" w14:textId="6732A2F4" w:rsidR="00A30E13" w:rsidRDefault="00A30E13" w:rsidP="0029700C">
      <w:pPr>
        <w:pStyle w:val="ListParagraph"/>
        <w:numPr>
          <w:ilvl w:val="1"/>
          <w:numId w:val="38"/>
        </w:numPr>
      </w:pPr>
      <w:r>
        <w:t>Microsoft Edge</w:t>
      </w:r>
    </w:p>
    <w:p w14:paraId="1CA25916" w14:textId="1E86D27A" w:rsidR="00A30E13" w:rsidRDefault="00A30E13" w:rsidP="0029700C">
      <w:pPr>
        <w:pStyle w:val="ListParagraph"/>
        <w:numPr>
          <w:ilvl w:val="1"/>
          <w:numId w:val="38"/>
        </w:numPr>
      </w:pPr>
      <w:r>
        <w:t>Opera</w:t>
      </w:r>
    </w:p>
    <w:p w14:paraId="1DDD74EB" w14:textId="77777777" w:rsidR="0026226F" w:rsidRDefault="00A30E13" w:rsidP="0026226F">
      <w:pPr>
        <w:pStyle w:val="ListParagraph"/>
        <w:numPr>
          <w:ilvl w:val="1"/>
          <w:numId w:val="38"/>
        </w:numPr>
      </w:pPr>
      <w:r>
        <w:t>Safari</w:t>
      </w:r>
    </w:p>
    <w:p w14:paraId="3307DE76" w14:textId="0CD8ECCA" w:rsidR="0029700C" w:rsidRDefault="0029700C" w:rsidP="0026226F">
      <w:r w:rsidRPr="0026226F">
        <w:rPr>
          <w:b/>
          <w:bCs/>
        </w:rPr>
        <w:t>Note</w:t>
      </w:r>
      <w:r>
        <w:t>: At this time, mobile devices are not officially supported</w:t>
      </w:r>
      <w:r w:rsidR="0026226F">
        <w:t xml:space="preserve"> and may provide limited functionality</w:t>
      </w:r>
      <w:r>
        <w:t>.</w:t>
      </w:r>
    </w:p>
    <w:p w14:paraId="2503B098" w14:textId="3125375A" w:rsidR="0086319D" w:rsidRDefault="00053335" w:rsidP="0086319D">
      <w:pPr>
        <w:pStyle w:val="Heading1"/>
        <w:jc w:val="center"/>
      </w:pPr>
      <w:bookmarkStart w:id="7" w:name="_Toc10815487"/>
      <w:r>
        <w:t>Employee</w:t>
      </w:r>
      <w:r w:rsidR="0086319D">
        <w:t xml:space="preserve"> Operation</w:t>
      </w:r>
      <w:bookmarkEnd w:id="7"/>
    </w:p>
    <w:p w14:paraId="5D360147" w14:textId="1FA348E3" w:rsidR="003F526E" w:rsidRDefault="003F526E" w:rsidP="003F526E">
      <w:pPr>
        <w:pStyle w:val="Heading2"/>
      </w:pPr>
      <w:bookmarkStart w:id="8" w:name="_Toc10815488"/>
      <w:r>
        <w:t xml:space="preserve">Logging </w:t>
      </w:r>
      <w:proofErr w:type="gramStart"/>
      <w:r>
        <w:t>In</w:t>
      </w:r>
      <w:proofErr w:type="gramEnd"/>
      <w:r>
        <w:t xml:space="preserve"> To Scheduling OnDemand</w:t>
      </w:r>
      <w:bookmarkEnd w:id="8"/>
    </w:p>
    <w:p w14:paraId="562FDDEB" w14:textId="7A660BE8" w:rsidR="003F526E" w:rsidRDefault="00D15307" w:rsidP="00D15307">
      <w:pPr>
        <w:pStyle w:val="ListParagraph"/>
        <w:numPr>
          <w:ilvl w:val="0"/>
          <w:numId w:val="14"/>
        </w:numPr>
      </w:pPr>
      <w:r>
        <w:t>Open the front page of the application</w:t>
      </w:r>
    </w:p>
    <w:p w14:paraId="37E3C548" w14:textId="4AE0A032" w:rsidR="00D15307" w:rsidRDefault="00D15307" w:rsidP="00D15307">
      <w:pPr>
        <w:pStyle w:val="ListParagraph"/>
        <w:numPr>
          <w:ilvl w:val="0"/>
          <w:numId w:val="14"/>
        </w:numPr>
      </w:pPr>
      <w:r>
        <w:t>Enter the user’s username and password in the dedicated fields</w:t>
      </w:r>
    </w:p>
    <w:p w14:paraId="266E71F0" w14:textId="1B22E721" w:rsidR="00D15307" w:rsidRDefault="00D15307" w:rsidP="00D15307">
      <w:pPr>
        <w:pStyle w:val="ListParagraph"/>
        <w:numPr>
          <w:ilvl w:val="0"/>
          <w:numId w:val="14"/>
        </w:numPr>
      </w:pPr>
      <w:r>
        <w:t xml:space="preserve">Click on the </w:t>
      </w:r>
      <w:r w:rsidR="00F310F3">
        <w:t>Logi</w:t>
      </w:r>
      <w:r w:rsidR="00BD0712">
        <w:t>n</w:t>
      </w:r>
      <w:r>
        <w:t xml:space="preserve"> button</w:t>
      </w:r>
    </w:p>
    <w:p w14:paraId="2820A1F5" w14:textId="6900610A" w:rsidR="00DC0827" w:rsidRDefault="00DC0827" w:rsidP="0014122E">
      <w:pPr>
        <w:jc w:val="center"/>
      </w:pPr>
      <w:r>
        <w:rPr>
          <w:noProof/>
        </w:rPr>
        <mc:AlternateContent>
          <mc:Choice Requires="wps">
            <w:drawing>
              <wp:anchor distT="0" distB="0" distL="114300" distR="114300" simplePos="0" relativeHeight="251856896" behindDoc="0" locked="0" layoutInCell="1" allowOverlap="1" wp14:anchorId="697D012A" wp14:editId="1B2620F0">
                <wp:simplePos x="0" y="0"/>
                <wp:positionH relativeFrom="column">
                  <wp:posOffset>2212675</wp:posOffset>
                </wp:positionH>
                <wp:positionV relativeFrom="paragraph">
                  <wp:posOffset>2153117</wp:posOffset>
                </wp:positionV>
                <wp:extent cx="428997" cy="260901"/>
                <wp:effectExtent l="57150" t="38100" r="47625" b="82550"/>
                <wp:wrapNone/>
                <wp:docPr id="7" name="Straight Arrow Connector 7"/>
                <wp:cNvGraphicFramePr/>
                <a:graphic xmlns:a="http://schemas.openxmlformats.org/drawingml/2006/main">
                  <a:graphicData uri="http://schemas.microsoft.com/office/word/2010/wordprocessingShape">
                    <wps:wsp>
                      <wps:cNvCnPr/>
                      <wps:spPr>
                        <a:xfrm flipH="1" flipV="1">
                          <a:off x="0" y="0"/>
                          <a:ext cx="428997" cy="260901"/>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91321" id="_x0000_t32" coordsize="21600,21600" o:spt="32" o:oned="t" path="m,l21600,21600e" filled="f">
                <v:path arrowok="t" fillok="f" o:connecttype="none"/>
                <o:lock v:ext="edit" shapetype="t"/>
              </v:shapetype>
              <v:shape id="Straight Arrow Connector 7" o:spid="_x0000_s1026" type="#_x0000_t32" style="position:absolute;margin-left:174.25pt;margin-top:169.55pt;width:33.8pt;height:20.55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" strokecolor="red" strokeweight="2.25pt">
                <v:stroke endarrow="block"/>
                <v:shadow on="t" color="black" opacity="24903f" origin=",.5" offset="0,.55556mm"/>
              </v:shape>
            </w:pict>
          </mc:Fallback>
        </mc:AlternateContent>
      </w:r>
      <w:r>
        <w:rPr>
          <w:noProof/>
        </w:rPr>
        <mc:AlternateContent>
          <mc:Choice Requires="wps">
            <w:drawing>
              <wp:anchor distT="0" distB="0" distL="114300" distR="114300" simplePos="0" relativeHeight="251858944" behindDoc="0" locked="0" layoutInCell="1" allowOverlap="1" wp14:anchorId="449F8367" wp14:editId="0947944B">
                <wp:simplePos x="0" y="0"/>
                <wp:positionH relativeFrom="margin">
                  <wp:posOffset>2636795</wp:posOffset>
                </wp:positionH>
                <wp:positionV relativeFrom="paragraph">
                  <wp:posOffset>2293644</wp:posOffset>
                </wp:positionV>
                <wp:extent cx="634621" cy="252483"/>
                <wp:effectExtent l="0" t="0" r="0" b="0"/>
                <wp:wrapNone/>
                <wp:docPr id="6" name="Text Box 6"/>
                <wp:cNvGraphicFramePr/>
                <a:graphic xmlns:a="http://schemas.openxmlformats.org/drawingml/2006/main">
                  <a:graphicData uri="http://schemas.microsoft.com/office/word/2010/wordprocessingShape">
                    <wps:wsp>
                      <wps:cNvSpPr txBox="1"/>
                      <wps:spPr>
                        <a:xfrm>
                          <a:off x="0" y="0"/>
                          <a:ext cx="634621" cy="252483"/>
                        </a:xfrm>
                        <a:prstGeom prst="rect">
                          <a:avLst/>
                        </a:prstGeom>
                        <a:solidFill>
                          <a:schemeClr val="bg1"/>
                        </a:solidFill>
                        <a:ln w="6350">
                          <a:noFill/>
                        </a:ln>
                      </wps:spPr>
                      <wps:txbx>
                        <w:txbxContent>
                          <w:p w14:paraId="5E59B23B" w14:textId="77777777" w:rsidR="00AB54C1" w:rsidRPr="00DC0827" w:rsidRDefault="00AB54C1" w:rsidP="00DC0827">
                            <w:pPr>
                              <w:jc w:val="center"/>
                              <w:rPr>
                                <w:b/>
                                <w:color w:val="FF0000"/>
                                <w:u w:val="single"/>
                              </w:rPr>
                            </w:pPr>
                            <w:r>
                              <w:rPr>
                                <w:b/>
                                <w:color w:val="FF0000"/>
                                <w:u w:val="single"/>
                              </w:rP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8367" id="Text Box 6" o:spid="_x0000_s1029" type="#_x0000_t202" style="position:absolute;left:0;text-align:left;margin-left:207.6pt;margin-top:180.6pt;width:49.95pt;height:19.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" fillcolor="white [3212]" stroked="f" strokeweight=".5pt">
                <v:textbox>
                  <w:txbxContent>
                    <w:p w14:paraId="5E59B23B" w14:textId="77777777" w:rsidR="00AB54C1" w:rsidRPr="00DC0827" w:rsidRDefault="00AB54C1" w:rsidP="00DC0827">
                      <w:pPr>
                        <w:jc w:val="center"/>
                        <w:rPr>
                          <w:b/>
                          <w:color w:val="FF0000"/>
                          <w:u w:val="single"/>
                        </w:rPr>
                      </w:pPr>
                      <w:r>
                        <w:rPr>
                          <w:b/>
                          <w:color w:val="FF0000"/>
                          <w:u w:val="single"/>
                        </w:rPr>
                        <w:t>Step 3</w:t>
                      </w:r>
                    </w:p>
                  </w:txbxContent>
                </v:textbox>
                <w10:wrap anchorx="margin"/>
              </v:shape>
            </w:pict>
          </mc:Fallback>
        </mc:AlternateContent>
      </w:r>
      <w:r>
        <w:rPr>
          <w:noProof/>
        </w:rPr>
        <mc:AlternateContent>
          <mc:Choice Requires="wps">
            <w:drawing>
              <wp:anchor distT="0" distB="0" distL="114300" distR="114300" simplePos="0" relativeHeight="251849728" behindDoc="0" locked="0" layoutInCell="1" allowOverlap="1" wp14:anchorId="3E3D81B9" wp14:editId="6E09A150">
                <wp:simplePos x="0" y="0"/>
                <wp:positionH relativeFrom="column">
                  <wp:posOffset>1553210</wp:posOffset>
                </wp:positionH>
                <wp:positionV relativeFrom="paragraph">
                  <wp:posOffset>1431290</wp:posOffset>
                </wp:positionV>
                <wp:extent cx="342900" cy="123825"/>
                <wp:effectExtent l="57150" t="57150" r="0" b="85725"/>
                <wp:wrapNone/>
                <wp:docPr id="3" name="Straight Arrow Connector 3"/>
                <wp:cNvGraphicFramePr/>
                <a:graphic xmlns:a="http://schemas.openxmlformats.org/drawingml/2006/main">
                  <a:graphicData uri="http://schemas.microsoft.com/office/word/2010/wordprocessingShape">
                    <wps:wsp>
                      <wps:cNvCnPr/>
                      <wps:spPr>
                        <a:xfrm flipV="1">
                          <a:off x="0" y="0"/>
                          <a:ext cx="342900" cy="12382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0216B" id="Straight Arrow Connector 3" o:spid="_x0000_s1026" type="#_x0000_t32" style="position:absolute;margin-left:122.3pt;margin-top:112.7pt;width:27pt;height:9.7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" strokecolor="red" strokeweight="2.25pt">
                <v:stroke endarrow="block"/>
                <v:shadow on="t" color="black" opacity="24903f" origin=",.5" offset="0,.55556mm"/>
              </v:shape>
            </w:pict>
          </mc:Fallback>
        </mc:AlternateContent>
      </w:r>
      <w:r>
        <w:rPr>
          <w:noProof/>
        </w:rPr>
        <mc:AlternateContent>
          <mc:Choice Requires="wps">
            <w:drawing>
              <wp:anchor distT="0" distB="0" distL="114300" distR="114300" simplePos="0" relativeHeight="251851776" behindDoc="0" locked="0" layoutInCell="1" allowOverlap="1" wp14:anchorId="1E7C2444" wp14:editId="027E73C0">
                <wp:simplePos x="0" y="0"/>
                <wp:positionH relativeFrom="column">
                  <wp:posOffset>1567180</wp:posOffset>
                </wp:positionH>
                <wp:positionV relativeFrom="paragraph">
                  <wp:posOffset>1550035</wp:posOffset>
                </wp:positionV>
                <wp:extent cx="304165" cy="170180"/>
                <wp:effectExtent l="57150" t="38100" r="76835" b="77470"/>
                <wp:wrapNone/>
                <wp:docPr id="4" name="Straight Arrow Connector 4"/>
                <wp:cNvGraphicFramePr/>
                <a:graphic xmlns:a="http://schemas.openxmlformats.org/drawingml/2006/main">
                  <a:graphicData uri="http://schemas.microsoft.com/office/word/2010/wordprocessingShape">
                    <wps:wsp>
                      <wps:cNvCnPr/>
                      <wps:spPr>
                        <a:xfrm>
                          <a:off x="0" y="0"/>
                          <a:ext cx="304165" cy="17018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C230E" id="Straight Arrow Connector 4" o:spid="_x0000_s1026" type="#_x0000_t32" style="position:absolute;margin-left:123.4pt;margin-top:122.05pt;width:23.95pt;height:13.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" strokecolor="red" strokeweight="2.25pt">
                <v:stroke endarrow="block"/>
                <v:shadow on="t" color="black" opacity="24903f" origin=",.5" offset="0,.55556mm"/>
              </v:shape>
            </w:pict>
          </mc:Fallback>
        </mc:AlternateContent>
      </w:r>
      <w:r>
        <w:rPr>
          <w:noProof/>
        </w:rPr>
        <mc:AlternateContent>
          <mc:Choice Requires="wps">
            <w:drawing>
              <wp:anchor distT="0" distB="0" distL="114300" distR="114300" simplePos="0" relativeHeight="251852800" behindDoc="0" locked="0" layoutInCell="1" allowOverlap="1" wp14:anchorId="483E7A17" wp14:editId="482B3FA0">
                <wp:simplePos x="0" y="0"/>
                <wp:positionH relativeFrom="column">
                  <wp:posOffset>919288</wp:posOffset>
                </wp:positionH>
                <wp:positionV relativeFrom="paragraph">
                  <wp:posOffset>1405339</wp:posOffset>
                </wp:positionV>
                <wp:extent cx="634621" cy="252483"/>
                <wp:effectExtent l="0" t="0" r="0" b="0"/>
                <wp:wrapNone/>
                <wp:docPr id="5" name="Text Box 5"/>
                <wp:cNvGraphicFramePr/>
                <a:graphic xmlns:a="http://schemas.openxmlformats.org/drawingml/2006/main">
                  <a:graphicData uri="http://schemas.microsoft.com/office/word/2010/wordprocessingShape">
                    <wps:wsp>
                      <wps:cNvSpPr txBox="1"/>
                      <wps:spPr>
                        <a:xfrm>
                          <a:off x="0" y="0"/>
                          <a:ext cx="634621" cy="252483"/>
                        </a:xfrm>
                        <a:prstGeom prst="rect">
                          <a:avLst/>
                        </a:prstGeom>
                        <a:solidFill>
                          <a:schemeClr val="bg1"/>
                        </a:solidFill>
                        <a:ln w="6350">
                          <a:noFill/>
                        </a:ln>
                      </wps:spPr>
                      <wps:txbx>
                        <w:txbxContent>
                          <w:p w14:paraId="129BD611" w14:textId="3E398373" w:rsidR="00AB54C1" w:rsidRPr="00DC0827" w:rsidRDefault="00AB54C1" w:rsidP="00DC0827">
                            <w:pPr>
                              <w:jc w:val="center"/>
                              <w:rPr>
                                <w:b/>
                                <w:color w:val="FF0000"/>
                                <w:u w:val="single"/>
                              </w:rPr>
                            </w:pPr>
                            <w:r w:rsidRPr="00DC0827">
                              <w:rPr>
                                <w:b/>
                                <w:color w:val="FF0000"/>
                                <w:u w:val="single"/>
                              </w:rP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E7A17" id="Text Box 5" o:spid="_x0000_s1030" type="#_x0000_t202" style="position:absolute;left:0;text-align:left;margin-left:72.4pt;margin-top:110.65pt;width:49.95pt;height:19.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" fillcolor="white [3212]" stroked="f" strokeweight=".5pt">
                <v:textbox>
                  <w:txbxContent>
                    <w:p w14:paraId="129BD611" w14:textId="3E398373" w:rsidR="00AB54C1" w:rsidRPr="00DC0827" w:rsidRDefault="00AB54C1" w:rsidP="00DC0827">
                      <w:pPr>
                        <w:jc w:val="center"/>
                        <w:rPr>
                          <w:b/>
                          <w:color w:val="FF0000"/>
                          <w:u w:val="single"/>
                        </w:rPr>
                      </w:pPr>
                      <w:r w:rsidRPr="00DC0827">
                        <w:rPr>
                          <w:b/>
                          <w:color w:val="FF0000"/>
                          <w:u w:val="single"/>
                        </w:rPr>
                        <w:t>Step 2</w:t>
                      </w:r>
                    </w:p>
                  </w:txbxContent>
                </v:textbox>
              </v:shape>
            </w:pict>
          </mc:Fallback>
        </mc:AlternateContent>
      </w:r>
      <w:r>
        <w:rPr>
          <w:noProof/>
        </w:rPr>
        <w:drawing>
          <wp:inline distT="0" distB="0" distL="0" distR="0" wp14:anchorId="5C7339CF" wp14:editId="266A2A2D">
            <wp:extent cx="5787625" cy="35661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7625" cy="3566160"/>
                    </a:xfrm>
                    <a:prstGeom prst="rect">
                      <a:avLst/>
                    </a:prstGeom>
                  </pic:spPr>
                </pic:pic>
              </a:graphicData>
            </a:graphic>
          </wp:inline>
        </w:drawing>
      </w:r>
    </w:p>
    <w:p w14:paraId="0222230D" w14:textId="3C63FAE0" w:rsidR="003F526E" w:rsidRPr="003F526E" w:rsidRDefault="003F526E" w:rsidP="003F526E">
      <w:pPr>
        <w:pStyle w:val="Heading3"/>
        <w:rPr>
          <w:b w:val="0"/>
        </w:rPr>
      </w:pPr>
      <w:bookmarkStart w:id="9" w:name="_Toc10815489"/>
      <w:r w:rsidRPr="003F526E">
        <w:lastRenderedPageBreak/>
        <w:t>Resetting A Forgotten Password</w:t>
      </w:r>
      <w:bookmarkEnd w:id="9"/>
    </w:p>
    <w:p w14:paraId="629C3233" w14:textId="51650AA3" w:rsidR="003F526E" w:rsidRDefault="00D15307" w:rsidP="00D15307">
      <w:pPr>
        <w:pStyle w:val="ListParagraph"/>
        <w:numPr>
          <w:ilvl w:val="0"/>
          <w:numId w:val="15"/>
        </w:numPr>
      </w:pPr>
      <w:r>
        <w:t>Open the front page of the application</w:t>
      </w:r>
    </w:p>
    <w:p w14:paraId="2C55FBDD" w14:textId="32908E10" w:rsidR="00D15307" w:rsidRDefault="00D15307" w:rsidP="00D15307">
      <w:pPr>
        <w:pStyle w:val="ListParagraph"/>
        <w:numPr>
          <w:ilvl w:val="0"/>
          <w:numId w:val="15"/>
        </w:numPr>
      </w:pPr>
      <w:r>
        <w:t xml:space="preserve">Click on the </w:t>
      </w:r>
      <w:r w:rsidR="00BD0712">
        <w:t>F</w:t>
      </w:r>
      <w:r>
        <w:t xml:space="preserve">orgot </w:t>
      </w:r>
      <w:r w:rsidR="00BD0712">
        <w:t>P</w:t>
      </w:r>
      <w:r>
        <w:t>assword link</w:t>
      </w:r>
    </w:p>
    <w:p w14:paraId="2E764C71" w14:textId="2FBF1902" w:rsidR="0014122E" w:rsidRDefault="0006292D" w:rsidP="0006292D">
      <w:pPr>
        <w:jc w:val="center"/>
      </w:pPr>
      <w:r w:rsidRPr="0014122E">
        <w:rPr>
          <w:noProof/>
        </w:rPr>
        <mc:AlternateContent>
          <mc:Choice Requires="wps">
            <w:drawing>
              <wp:anchor distT="0" distB="0" distL="114300" distR="114300" simplePos="0" relativeHeight="251860992" behindDoc="0" locked="0" layoutInCell="1" allowOverlap="1" wp14:anchorId="76BF0BCC" wp14:editId="75227410">
                <wp:simplePos x="0" y="0"/>
                <wp:positionH relativeFrom="column">
                  <wp:posOffset>2599690</wp:posOffset>
                </wp:positionH>
                <wp:positionV relativeFrom="paragraph">
                  <wp:posOffset>2129155</wp:posOffset>
                </wp:positionV>
                <wp:extent cx="428625" cy="260350"/>
                <wp:effectExtent l="57150" t="38100" r="47625" b="82550"/>
                <wp:wrapNone/>
                <wp:docPr id="11" name="Straight Arrow Connector 11"/>
                <wp:cNvGraphicFramePr/>
                <a:graphic xmlns:a="http://schemas.openxmlformats.org/drawingml/2006/main">
                  <a:graphicData uri="http://schemas.microsoft.com/office/word/2010/wordprocessingShape">
                    <wps:wsp>
                      <wps:cNvCnPr/>
                      <wps:spPr>
                        <a:xfrm flipH="1" flipV="1">
                          <a:off x="0" y="0"/>
                          <a:ext cx="428625" cy="2603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3D385" id="Straight Arrow Connector 11" o:spid="_x0000_s1026" type="#_x0000_t32" style="position:absolute;margin-left:204.7pt;margin-top:167.65pt;width:33.75pt;height:20.5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" strokecolor="red" strokeweight="2.25pt">
                <v:stroke endarrow="block"/>
                <v:shadow on="t" color="black" opacity="24903f" origin=",.5" offset="0,.55556mm"/>
              </v:shape>
            </w:pict>
          </mc:Fallback>
        </mc:AlternateContent>
      </w:r>
      <w:r w:rsidRPr="0014122E">
        <w:rPr>
          <w:noProof/>
        </w:rPr>
        <mc:AlternateContent>
          <mc:Choice Requires="wps">
            <w:drawing>
              <wp:anchor distT="0" distB="0" distL="114300" distR="114300" simplePos="0" relativeHeight="251862016" behindDoc="0" locked="0" layoutInCell="1" allowOverlap="1" wp14:anchorId="6B30B8FB" wp14:editId="28DF3578">
                <wp:simplePos x="0" y="0"/>
                <wp:positionH relativeFrom="margin">
                  <wp:posOffset>3024025</wp:posOffset>
                </wp:positionH>
                <wp:positionV relativeFrom="paragraph">
                  <wp:posOffset>2269730</wp:posOffset>
                </wp:positionV>
                <wp:extent cx="634621" cy="25248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34621" cy="252483"/>
                        </a:xfrm>
                        <a:prstGeom prst="rect">
                          <a:avLst/>
                        </a:prstGeom>
                        <a:solidFill>
                          <a:schemeClr val="bg1"/>
                        </a:solidFill>
                        <a:ln w="6350">
                          <a:noFill/>
                        </a:ln>
                      </wps:spPr>
                      <wps:txbx>
                        <w:txbxContent>
                          <w:p w14:paraId="35B3041E" w14:textId="09DA4E4D" w:rsidR="00AB54C1" w:rsidRPr="00DC0827" w:rsidRDefault="00AB54C1" w:rsidP="0014122E">
                            <w:pPr>
                              <w:jc w:val="center"/>
                              <w:rPr>
                                <w:b/>
                                <w:color w:val="FF0000"/>
                                <w:u w:val="single"/>
                              </w:rPr>
                            </w:pPr>
                            <w:r>
                              <w:rPr>
                                <w:b/>
                                <w:color w:val="FF0000"/>
                                <w:u w:val="single"/>
                              </w:rP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0B8FB" id="Text Box 12" o:spid="_x0000_s1031" type="#_x0000_t202" style="position:absolute;left:0;text-align:left;margin-left:238.1pt;margin-top:178.7pt;width:49.95pt;height:19.9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" fillcolor="white [3212]" stroked="f" strokeweight=".5pt">
                <v:textbox>
                  <w:txbxContent>
                    <w:p w14:paraId="35B3041E" w14:textId="09DA4E4D" w:rsidR="00AB54C1" w:rsidRPr="00DC0827" w:rsidRDefault="00AB54C1" w:rsidP="0014122E">
                      <w:pPr>
                        <w:jc w:val="center"/>
                        <w:rPr>
                          <w:b/>
                          <w:color w:val="FF0000"/>
                          <w:u w:val="single"/>
                        </w:rPr>
                      </w:pPr>
                      <w:r>
                        <w:rPr>
                          <w:b/>
                          <w:color w:val="FF0000"/>
                          <w:u w:val="single"/>
                        </w:rPr>
                        <w:t>Step 2</w:t>
                      </w:r>
                    </w:p>
                  </w:txbxContent>
                </v:textbox>
                <w10:wrap anchorx="margin"/>
              </v:shape>
            </w:pict>
          </mc:Fallback>
        </mc:AlternateContent>
      </w:r>
      <w:r w:rsidR="0014122E">
        <w:rPr>
          <w:noProof/>
        </w:rPr>
        <w:drawing>
          <wp:inline distT="0" distB="0" distL="0" distR="0" wp14:anchorId="5B398CB1" wp14:editId="058681C7">
            <wp:extent cx="5787619" cy="3566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7619" cy="3566160"/>
                    </a:xfrm>
                    <a:prstGeom prst="rect">
                      <a:avLst/>
                    </a:prstGeom>
                  </pic:spPr>
                </pic:pic>
              </a:graphicData>
            </a:graphic>
          </wp:inline>
        </w:drawing>
      </w:r>
    </w:p>
    <w:p w14:paraId="52FB5679" w14:textId="2E2EEAA4" w:rsidR="0014122E" w:rsidRDefault="0014122E" w:rsidP="0014122E">
      <w:pPr>
        <w:pStyle w:val="ListParagraph"/>
        <w:numPr>
          <w:ilvl w:val="0"/>
          <w:numId w:val="15"/>
        </w:numPr>
      </w:pPr>
      <w:r>
        <w:t xml:space="preserve">Enter your username and click </w:t>
      </w:r>
      <w:r w:rsidR="00C735D8">
        <w:t>next</w:t>
      </w:r>
    </w:p>
    <w:p w14:paraId="2ACB609A" w14:textId="56A8ACB4" w:rsidR="0006292D" w:rsidRDefault="0006292D" w:rsidP="0006292D">
      <w:pPr>
        <w:jc w:val="center"/>
      </w:pPr>
      <w:r w:rsidRPr="0006292D">
        <w:rPr>
          <w:noProof/>
        </w:rPr>
        <mc:AlternateContent>
          <mc:Choice Requires="wps">
            <w:drawing>
              <wp:anchor distT="0" distB="0" distL="114300" distR="114300" simplePos="0" relativeHeight="251869184" behindDoc="0" locked="0" layoutInCell="1" allowOverlap="1" wp14:anchorId="0432B5EB" wp14:editId="4CE9111B">
                <wp:simplePos x="0" y="0"/>
                <wp:positionH relativeFrom="margin">
                  <wp:posOffset>2466903</wp:posOffset>
                </wp:positionH>
                <wp:positionV relativeFrom="paragraph">
                  <wp:posOffset>2088012</wp:posOffset>
                </wp:positionV>
                <wp:extent cx="634621" cy="2524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34621" cy="252483"/>
                        </a:xfrm>
                        <a:prstGeom prst="rect">
                          <a:avLst/>
                        </a:prstGeom>
                        <a:solidFill>
                          <a:schemeClr val="bg1"/>
                        </a:solidFill>
                        <a:ln w="6350">
                          <a:noFill/>
                        </a:ln>
                      </wps:spPr>
                      <wps:txbx>
                        <w:txbxContent>
                          <w:p w14:paraId="2B04A8B8" w14:textId="60A7CE52" w:rsidR="00AB54C1" w:rsidRPr="00DC0827" w:rsidRDefault="00AB54C1" w:rsidP="0006292D">
                            <w:pPr>
                              <w:jc w:val="center"/>
                              <w:rPr>
                                <w:b/>
                                <w:color w:val="FF0000"/>
                                <w:u w:val="single"/>
                              </w:rPr>
                            </w:pPr>
                            <w:r>
                              <w:rPr>
                                <w:b/>
                                <w:color w:val="FF0000"/>
                                <w:u w:val="single"/>
                              </w:rP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2B5EB" id="Text Box 29" o:spid="_x0000_s1032" type="#_x0000_t202" style="position:absolute;left:0;text-align:left;margin-left:194.25pt;margin-top:164.4pt;width:49.95pt;height:19.9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" fillcolor="white [3212]" stroked="f" strokeweight=".5pt">
                <v:textbox>
                  <w:txbxContent>
                    <w:p w14:paraId="2B04A8B8" w14:textId="60A7CE52" w:rsidR="00AB54C1" w:rsidRPr="00DC0827" w:rsidRDefault="00AB54C1" w:rsidP="0006292D">
                      <w:pPr>
                        <w:jc w:val="center"/>
                        <w:rPr>
                          <w:b/>
                          <w:color w:val="FF0000"/>
                          <w:u w:val="single"/>
                        </w:rPr>
                      </w:pPr>
                      <w:r>
                        <w:rPr>
                          <w:b/>
                          <w:color w:val="FF0000"/>
                          <w:u w:val="single"/>
                        </w:rPr>
                        <w:t>Step 3</w:t>
                      </w:r>
                    </w:p>
                  </w:txbxContent>
                </v:textbox>
                <w10:wrap anchorx="margin"/>
              </v:shape>
            </w:pict>
          </mc:Fallback>
        </mc:AlternateContent>
      </w:r>
      <w:r w:rsidRPr="0006292D">
        <w:rPr>
          <w:noProof/>
        </w:rPr>
        <mc:AlternateContent>
          <mc:Choice Requires="wps">
            <w:drawing>
              <wp:anchor distT="0" distB="0" distL="114300" distR="114300" simplePos="0" relativeHeight="251867136" behindDoc="0" locked="0" layoutInCell="1" allowOverlap="1" wp14:anchorId="0B010839" wp14:editId="5E24B3A2">
                <wp:simplePos x="0" y="0"/>
                <wp:positionH relativeFrom="column">
                  <wp:posOffset>2488721</wp:posOffset>
                </wp:positionH>
                <wp:positionV relativeFrom="paragraph">
                  <wp:posOffset>1627960</wp:posOffset>
                </wp:positionV>
                <wp:extent cx="169832" cy="458758"/>
                <wp:effectExtent l="76200" t="38100" r="59055" b="74930"/>
                <wp:wrapNone/>
                <wp:docPr id="30" name="Straight Arrow Connector 30"/>
                <wp:cNvGraphicFramePr/>
                <a:graphic xmlns:a="http://schemas.openxmlformats.org/drawingml/2006/main">
                  <a:graphicData uri="http://schemas.microsoft.com/office/word/2010/wordprocessingShape">
                    <wps:wsp>
                      <wps:cNvCnPr/>
                      <wps:spPr>
                        <a:xfrm flipH="1" flipV="1">
                          <a:off x="0" y="0"/>
                          <a:ext cx="169832" cy="458758"/>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7CE9F" id="Straight Arrow Connector 30" o:spid="_x0000_s1026" type="#_x0000_t32" style="position:absolute;margin-left:195.95pt;margin-top:128.2pt;width:13.35pt;height:36.1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" strokecolor="red" strokeweight="2.25pt">
                <v:stroke endarrow="block"/>
                <v:shadow on="t" color="black" opacity="24903f" origin=",.5" offset="0,.55556mm"/>
              </v:shape>
            </w:pict>
          </mc:Fallback>
        </mc:AlternateContent>
      </w:r>
      <w:r w:rsidRPr="0006292D">
        <w:rPr>
          <w:noProof/>
        </w:rPr>
        <mc:AlternateContent>
          <mc:Choice Requires="wps">
            <w:drawing>
              <wp:anchor distT="0" distB="0" distL="114300" distR="114300" simplePos="0" relativeHeight="251864064" behindDoc="0" locked="0" layoutInCell="1" allowOverlap="1" wp14:anchorId="5519C4E7" wp14:editId="33098A63">
                <wp:simplePos x="0" y="0"/>
                <wp:positionH relativeFrom="column">
                  <wp:posOffset>2229485</wp:posOffset>
                </wp:positionH>
                <wp:positionV relativeFrom="paragraph">
                  <wp:posOffset>1826895</wp:posOffset>
                </wp:positionV>
                <wp:extent cx="428625" cy="260350"/>
                <wp:effectExtent l="57150" t="38100" r="47625" b="82550"/>
                <wp:wrapNone/>
                <wp:docPr id="22" name="Straight Arrow Connector 22"/>
                <wp:cNvGraphicFramePr/>
                <a:graphic xmlns:a="http://schemas.openxmlformats.org/drawingml/2006/main">
                  <a:graphicData uri="http://schemas.microsoft.com/office/word/2010/wordprocessingShape">
                    <wps:wsp>
                      <wps:cNvCnPr/>
                      <wps:spPr>
                        <a:xfrm flipH="1" flipV="1">
                          <a:off x="0" y="0"/>
                          <a:ext cx="428625" cy="2603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F34F0" id="Straight Arrow Connector 22" o:spid="_x0000_s1026" type="#_x0000_t32" style="position:absolute;margin-left:175.55pt;margin-top:143.85pt;width:33.75pt;height:20.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" strokecolor="red" strokeweight="2.25pt">
                <v:stroke endarrow="block"/>
                <v:shadow on="t" color="black" opacity="24903f" origin=",.5" offset="0,.55556mm"/>
              </v:shape>
            </w:pict>
          </mc:Fallback>
        </mc:AlternateContent>
      </w:r>
      <w:r>
        <w:rPr>
          <w:noProof/>
        </w:rPr>
        <w:drawing>
          <wp:inline distT="0" distB="0" distL="0" distR="0" wp14:anchorId="4C377C9C" wp14:editId="636168F7">
            <wp:extent cx="5782962" cy="35661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2962" cy="3566160"/>
                    </a:xfrm>
                    <a:prstGeom prst="rect">
                      <a:avLst/>
                    </a:prstGeom>
                  </pic:spPr>
                </pic:pic>
              </a:graphicData>
            </a:graphic>
          </wp:inline>
        </w:drawing>
      </w:r>
    </w:p>
    <w:p w14:paraId="0F314D95" w14:textId="7151DF8A" w:rsidR="0014122E" w:rsidRDefault="0014122E" w:rsidP="0014122E">
      <w:pPr>
        <w:pStyle w:val="ListParagraph"/>
        <w:numPr>
          <w:ilvl w:val="0"/>
          <w:numId w:val="15"/>
        </w:numPr>
      </w:pPr>
      <w:r>
        <w:lastRenderedPageBreak/>
        <w:t xml:space="preserve">Answer the account security question and click </w:t>
      </w:r>
      <w:r w:rsidR="00C735D8">
        <w:t>next</w:t>
      </w:r>
    </w:p>
    <w:p w14:paraId="291B5278" w14:textId="5D040326" w:rsidR="0006292D" w:rsidRDefault="00066A45" w:rsidP="0006292D">
      <w:pPr>
        <w:jc w:val="center"/>
      </w:pPr>
      <w:r w:rsidRPr="0006292D">
        <w:rPr>
          <w:noProof/>
        </w:rPr>
        <mc:AlternateContent>
          <mc:Choice Requires="wps">
            <w:drawing>
              <wp:anchor distT="0" distB="0" distL="114300" distR="114300" simplePos="0" relativeHeight="251879424" behindDoc="0" locked="0" layoutInCell="1" allowOverlap="1" wp14:anchorId="73C98D4E" wp14:editId="47C91737">
                <wp:simplePos x="0" y="0"/>
                <wp:positionH relativeFrom="column">
                  <wp:posOffset>2298940</wp:posOffset>
                </wp:positionH>
                <wp:positionV relativeFrom="paragraph">
                  <wp:posOffset>2763077</wp:posOffset>
                </wp:positionV>
                <wp:extent cx="2932525" cy="103696"/>
                <wp:effectExtent l="0" t="95250" r="58420" b="86995"/>
                <wp:wrapNone/>
                <wp:docPr id="36" name="Straight Arrow Connector 36"/>
                <wp:cNvGraphicFramePr/>
                <a:graphic xmlns:a="http://schemas.openxmlformats.org/drawingml/2006/main">
                  <a:graphicData uri="http://schemas.microsoft.com/office/word/2010/wordprocessingShape">
                    <wps:wsp>
                      <wps:cNvCnPr/>
                      <wps:spPr>
                        <a:xfrm flipH="1" flipV="1">
                          <a:off x="0" y="0"/>
                          <a:ext cx="2932525" cy="10369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C9EFA" id="Straight Arrow Connector 36" o:spid="_x0000_s1026" type="#_x0000_t32" style="position:absolute;margin-left:181pt;margin-top:217.55pt;width:230.9pt;height:8.1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" strokecolor="red" strokeweight="2.25pt">
                <v:stroke endarrow="block"/>
                <v:shadow on="t" color="black" opacity="24903f" origin=",.5" offset="0,.55556mm"/>
              </v:shape>
            </w:pict>
          </mc:Fallback>
        </mc:AlternateContent>
      </w:r>
      <w:r w:rsidRPr="0006292D">
        <w:rPr>
          <w:noProof/>
        </w:rPr>
        <mc:AlternateContent>
          <mc:Choice Requires="wps">
            <w:drawing>
              <wp:anchor distT="0" distB="0" distL="114300" distR="114300" simplePos="0" relativeHeight="251877376" behindDoc="0" locked="0" layoutInCell="1" allowOverlap="1" wp14:anchorId="7DE3EC2F" wp14:editId="79245A50">
                <wp:simplePos x="0" y="0"/>
                <wp:positionH relativeFrom="margin">
                  <wp:posOffset>5234161</wp:posOffset>
                </wp:positionH>
                <wp:positionV relativeFrom="paragraph">
                  <wp:posOffset>2716733</wp:posOffset>
                </wp:positionV>
                <wp:extent cx="634365" cy="25209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34365" cy="252095"/>
                        </a:xfrm>
                        <a:prstGeom prst="rect">
                          <a:avLst/>
                        </a:prstGeom>
                        <a:solidFill>
                          <a:schemeClr val="bg1"/>
                        </a:solidFill>
                        <a:ln w="6350">
                          <a:noFill/>
                        </a:ln>
                      </wps:spPr>
                      <wps:txbx>
                        <w:txbxContent>
                          <w:p w14:paraId="546C9092" w14:textId="5FEE17A8" w:rsidR="00AB54C1" w:rsidRPr="00DC0827" w:rsidRDefault="00AB54C1" w:rsidP="0006292D">
                            <w:pPr>
                              <w:jc w:val="center"/>
                              <w:rPr>
                                <w:b/>
                                <w:color w:val="FF0000"/>
                                <w:u w:val="single"/>
                              </w:rPr>
                            </w:pPr>
                            <w:r>
                              <w:rPr>
                                <w:b/>
                                <w:color w:val="FF0000"/>
                                <w:u w:val="single"/>
                              </w:rPr>
                              <w:t>Step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EC2F" id="Text Box 34" o:spid="_x0000_s1033" type="#_x0000_t202" style="position:absolute;left:0;text-align:left;margin-left:412.15pt;margin-top:213.9pt;width:49.95pt;height:19.8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" fillcolor="white [3212]" stroked="f" strokeweight=".5pt">
                <v:textbox>
                  <w:txbxContent>
                    <w:p w14:paraId="546C9092" w14:textId="5FEE17A8" w:rsidR="00AB54C1" w:rsidRPr="00DC0827" w:rsidRDefault="00AB54C1" w:rsidP="0006292D">
                      <w:pPr>
                        <w:jc w:val="center"/>
                        <w:rPr>
                          <w:b/>
                          <w:color w:val="FF0000"/>
                          <w:u w:val="single"/>
                        </w:rPr>
                      </w:pPr>
                      <w:r>
                        <w:rPr>
                          <w:b/>
                          <w:color w:val="FF0000"/>
                          <w:u w:val="single"/>
                        </w:rPr>
                        <w:t>Step 4</w:t>
                      </w:r>
                    </w:p>
                  </w:txbxContent>
                </v:textbox>
                <w10:wrap anchorx="margin"/>
              </v:shape>
            </w:pict>
          </mc:Fallback>
        </mc:AlternateContent>
      </w:r>
      <w:r w:rsidRPr="0006292D">
        <w:rPr>
          <w:noProof/>
        </w:rPr>
        <mc:AlternateContent>
          <mc:Choice Requires="wps">
            <w:drawing>
              <wp:anchor distT="0" distB="0" distL="114300" distR="114300" simplePos="0" relativeHeight="251875328" behindDoc="0" locked="0" layoutInCell="1" allowOverlap="1" wp14:anchorId="1653C77C" wp14:editId="143FEC1D">
                <wp:simplePos x="0" y="0"/>
                <wp:positionH relativeFrom="column">
                  <wp:posOffset>4498675</wp:posOffset>
                </wp:positionH>
                <wp:positionV relativeFrom="paragraph">
                  <wp:posOffset>1624390</wp:posOffset>
                </wp:positionV>
                <wp:extent cx="733246" cy="1207698"/>
                <wp:effectExtent l="57150" t="38100" r="67310" b="88265"/>
                <wp:wrapNone/>
                <wp:docPr id="35" name="Straight Arrow Connector 35"/>
                <wp:cNvGraphicFramePr/>
                <a:graphic xmlns:a="http://schemas.openxmlformats.org/drawingml/2006/main">
                  <a:graphicData uri="http://schemas.microsoft.com/office/word/2010/wordprocessingShape">
                    <wps:wsp>
                      <wps:cNvCnPr/>
                      <wps:spPr>
                        <a:xfrm flipH="1" flipV="1">
                          <a:off x="0" y="0"/>
                          <a:ext cx="733246" cy="1207698"/>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FE53B" id="Straight Arrow Connector 35" o:spid="_x0000_s1026" type="#_x0000_t32" style="position:absolute;margin-left:354.25pt;margin-top:127.9pt;width:57.75pt;height:95.1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" strokecolor="red" strokeweight="2.25pt">
                <v:stroke endarrow="block"/>
                <v:shadow on="t" color="black" opacity="24903f" origin=",.5" offset="0,.55556mm"/>
              </v:shape>
            </w:pict>
          </mc:Fallback>
        </mc:AlternateContent>
      </w:r>
      <w:r w:rsidRPr="0006292D">
        <w:rPr>
          <w:noProof/>
        </w:rPr>
        <mc:AlternateContent>
          <mc:Choice Requires="wps">
            <w:drawing>
              <wp:anchor distT="0" distB="0" distL="114300" distR="114300" simplePos="0" relativeHeight="251872256" behindDoc="0" locked="0" layoutInCell="1" allowOverlap="1" wp14:anchorId="006DBD3A" wp14:editId="4A693757">
                <wp:simplePos x="0" y="0"/>
                <wp:positionH relativeFrom="column">
                  <wp:posOffset>4524554</wp:posOffset>
                </wp:positionH>
                <wp:positionV relativeFrom="paragraph">
                  <wp:posOffset>2141436</wp:posOffset>
                </wp:positionV>
                <wp:extent cx="690113" cy="708001"/>
                <wp:effectExtent l="57150" t="38100" r="53340" b="73660"/>
                <wp:wrapNone/>
                <wp:docPr id="33" name="Straight Arrow Connector 33"/>
                <wp:cNvGraphicFramePr/>
                <a:graphic xmlns:a="http://schemas.openxmlformats.org/drawingml/2006/main">
                  <a:graphicData uri="http://schemas.microsoft.com/office/word/2010/wordprocessingShape">
                    <wps:wsp>
                      <wps:cNvCnPr/>
                      <wps:spPr>
                        <a:xfrm flipH="1" flipV="1">
                          <a:off x="0" y="0"/>
                          <a:ext cx="690113" cy="708001"/>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994AC" id="Straight Arrow Connector 33" o:spid="_x0000_s1026" type="#_x0000_t32" style="position:absolute;margin-left:356.25pt;margin-top:168.6pt;width:54.35pt;height:55.75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" strokecolor="red" strokeweight="2.25pt">
                <v:stroke endarrow="block"/>
                <v:shadow on="t" color="black" opacity="24903f" origin=",.5" offset="0,.55556mm"/>
              </v:shape>
            </w:pict>
          </mc:Fallback>
        </mc:AlternateContent>
      </w:r>
      <w:r w:rsidRPr="0006292D">
        <w:rPr>
          <w:noProof/>
        </w:rPr>
        <mc:AlternateContent>
          <mc:Choice Requires="wps">
            <w:drawing>
              <wp:anchor distT="0" distB="0" distL="114300" distR="114300" simplePos="0" relativeHeight="251871232" behindDoc="0" locked="0" layoutInCell="1" allowOverlap="1" wp14:anchorId="5CCA33B1" wp14:editId="632C0603">
                <wp:simplePos x="0" y="0"/>
                <wp:positionH relativeFrom="column">
                  <wp:posOffset>4559060</wp:posOffset>
                </wp:positionH>
                <wp:positionV relativeFrom="paragraph">
                  <wp:posOffset>2590116</wp:posOffset>
                </wp:positionV>
                <wp:extent cx="688820" cy="276477"/>
                <wp:effectExtent l="19050" t="57150" r="54610" b="85725"/>
                <wp:wrapNone/>
                <wp:docPr id="32" name="Straight Arrow Connector 32"/>
                <wp:cNvGraphicFramePr/>
                <a:graphic xmlns:a="http://schemas.openxmlformats.org/drawingml/2006/main">
                  <a:graphicData uri="http://schemas.microsoft.com/office/word/2010/wordprocessingShape">
                    <wps:wsp>
                      <wps:cNvCnPr/>
                      <wps:spPr>
                        <a:xfrm flipH="1" flipV="1">
                          <a:off x="0" y="0"/>
                          <a:ext cx="688820" cy="276477"/>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225B9" id="Straight Arrow Connector 32" o:spid="_x0000_s1026" type="#_x0000_t32" style="position:absolute;margin-left:359pt;margin-top:203.95pt;width:54.25pt;height:21.75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" strokecolor="red" strokeweight="2.25pt">
                <v:stroke endarrow="block"/>
                <v:shadow on="t" color="black" opacity="24903f" origin=",.5" offset="0,.55556mm"/>
              </v:shape>
            </w:pict>
          </mc:Fallback>
        </mc:AlternateContent>
      </w:r>
      <w:r w:rsidR="0006292D">
        <w:rPr>
          <w:noProof/>
        </w:rPr>
        <w:drawing>
          <wp:inline distT="0" distB="0" distL="0" distR="0" wp14:anchorId="2521D880" wp14:editId="6A94401D">
            <wp:extent cx="5784823" cy="35661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4823" cy="3566160"/>
                    </a:xfrm>
                    <a:prstGeom prst="rect">
                      <a:avLst/>
                    </a:prstGeom>
                  </pic:spPr>
                </pic:pic>
              </a:graphicData>
            </a:graphic>
          </wp:inline>
        </w:drawing>
      </w:r>
    </w:p>
    <w:p w14:paraId="7179F6A3" w14:textId="0FB5AF9B" w:rsidR="0014122E" w:rsidRDefault="00066A45" w:rsidP="0014122E">
      <w:pPr>
        <w:pStyle w:val="ListParagraph"/>
        <w:numPr>
          <w:ilvl w:val="0"/>
          <w:numId w:val="15"/>
        </w:numPr>
      </w:pPr>
      <w:r>
        <w:t>Create</w:t>
      </w:r>
      <w:r w:rsidR="0014122E">
        <w:t xml:space="preserve"> a new password and click on </w:t>
      </w:r>
      <w:r>
        <w:t>next</w:t>
      </w:r>
    </w:p>
    <w:p w14:paraId="6ACB85A6" w14:textId="2D8C420F" w:rsidR="00322DF4" w:rsidRDefault="00322DF4" w:rsidP="00322DF4">
      <w:pPr>
        <w:jc w:val="center"/>
      </w:pPr>
      <w:r w:rsidRPr="00066A45">
        <w:rPr>
          <w:noProof/>
        </w:rPr>
        <mc:AlternateContent>
          <mc:Choice Requires="wps">
            <w:drawing>
              <wp:anchor distT="0" distB="0" distL="114300" distR="114300" simplePos="0" relativeHeight="251884544" behindDoc="0" locked="0" layoutInCell="1" allowOverlap="1" wp14:anchorId="49650A1D" wp14:editId="2051CD56">
                <wp:simplePos x="0" y="0"/>
                <wp:positionH relativeFrom="column">
                  <wp:posOffset>2359025</wp:posOffset>
                </wp:positionH>
                <wp:positionV relativeFrom="paragraph">
                  <wp:posOffset>2065020</wp:posOffset>
                </wp:positionV>
                <wp:extent cx="3086735" cy="189230"/>
                <wp:effectExtent l="0" t="95250" r="56515" b="96520"/>
                <wp:wrapNone/>
                <wp:docPr id="41" name="Straight Arrow Connector 41"/>
                <wp:cNvGraphicFramePr/>
                <a:graphic xmlns:a="http://schemas.openxmlformats.org/drawingml/2006/main">
                  <a:graphicData uri="http://schemas.microsoft.com/office/word/2010/wordprocessingShape">
                    <wps:wsp>
                      <wps:cNvCnPr/>
                      <wps:spPr>
                        <a:xfrm flipH="1" flipV="1">
                          <a:off x="0" y="0"/>
                          <a:ext cx="3086735" cy="18923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9D8D8" id="Straight Arrow Connector 41" o:spid="_x0000_s1026" type="#_x0000_t32" style="position:absolute;margin-left:185.75pt;margin-top:162.6pt;width:243.05pt;height:14.9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" strokecolor="red" strokeweight="2.25pt">
                <v:stroke endarrow="block"/>
                <v:shadow on="t" color="black" opacity="24903f" origin=",.5" offset="0,.55556mm"/>
              </v:shape>
            </w:pict>
          </mc:Fallback>
        </mc:AlternateContent>
      </w:r>
      <w:r w:rsidRPr="00066A45">
        <w:rPr>
          <w:noProof/>
        </w:rPr>
        <mc:AlternateContent>
          <mc:Choice Requires="wps">
            <w:drawing>
              <wp:anchor distT="0" distB="0" distL="114300" distR="114300" simplePos="0" relativeHeight="251883520" behindDoc="0" locked="0" layoutInCell="1" allowOverlap="1" wp14:anchorId="16B7ADC6" wp14:editId="2A4E7E58">
                <wp:simplePos x="0" y="0"/>
                <wp:positionH relativeFrom="margin">
                  <wp:posOffset>5455920</wp:posOffset>
                </wp:positionH>
                <wp:positionV relativeFrom="paragraph">
                  <wp:posOffset>2125980</wp:posOffset>
                </wp:positionV>
                <wp:extent cx="634365" cy="25209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34365" cy="252095"/>
                        </a:xfrm>
                        <a:prstGeom prst="rect">
                          <a:avLst/>
                        </a:prstGeom>
                        <a:solidFill>
                          <a:schemeClr val="bg1"/>
                        </a:solidFill>
                        <a:ln w="6350">
                          <a:noFill/>
                        </a:ln>
                      </wps:spPr>
                      <wps:txbx>
                        <w:txbxContent>
                          <w:p w14:paraId="1C338EA9" w14:textId="44D5AF95" w:rsidR="00AB54C1" w:rsidRPr="00DC0827" w:rsidRDefault="00AB54C1" w:rsidP="00066A45">
                            <w:pPr>
                              <w:jc w:val="center"/>
                              <w:rPr>
                                <w:b/>
                                <w:color w:val="FF0000"/>
                                <w:u w:val="single"/>
                              </w:rPr>
                            </w:pPr>
                            <w:r>
                              <w:rPr>
                                <w:b/>
                                <w:color w:val="FF0000"/>
                                <w:u w:val="single"/>
                              </w:rPr>
                              <w:t>Step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7ADC6" id="Text Box 40" o:spid="_x0000_s1034" type="#_x0000_t202" style="position:absolute;left:0;text-align:left;margin-left:429.6pt;margin-top:167.4pt;width:49.95pt;height:19.8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" fillcolor="white [3212]" stroked="f" strokeweight=".5pt">
                <v:textbox>
                  <w:txbxContent>
                    <w:p w14:paraId="1C338EA9" w14:textId="44D5AF95" w:rsidR="00AB54C1" w:rsidRPr="00DC0827" w:rsidRDefault="00AB54C1" w:rsidP="00066A45">
                      <w:pPr>
                        <w:jc w:val="center"/>
                        <w:rPr>
                          <w:b/>
                          <w:color w:val="FF0000"/>
                          <w:u w:val="single"/>
                        </w:rPr>
                      </w:pPr>
                      <w:r>
                        <w:rPr>
                          <w:b/>
                          <w:color w:val="FF0000"/>
                          <w:u w:val="single"/>
                        </w:rPr>
                        <w:t>Step 5</w:t>
                      </w:r>
                    </w:p>
                  </w:txbxContent>
                </v:textbox>
                <w10:wrap anchorx="margin"/>
              </v:shape>
            </w:pict>
          </mc:Fallback>
        </mc:AlternateContent>
      </w:r>
      <w:r w:rsidRPr="00066A45">
        <w:rPr>
          <w:noProof/>
        </w:rPr>
        <mc:AlternateContent>
          <mc:Choice Requires="wps">
            <w:drawing>
              <wp:anchor distT="0" distB="0" distL="114300" distR="114300" simplePos="0" relativeHeight="251882496" behindDoc="0" locked="0" layoutInCell="1" allowOverlap="1" wp14:anchorId="64607C08" wp14:editId="1DAA5368">
                <wp:simplePos x="0" y="0"/>
                <wp:positionH relativeFrom="column">
                  <wp:posOffset>4524375</wp:posOffset>
                </wp:positionH>
                <wp:positionV relativeFrom="paragraph">
                  <wp:posOffset>1530350</wp:posOffset>
                </wp:positionV>
                <wp:extent cx="939165" cy="689610"/>
                <wp:effectExtent l="57150" t="38100" r="51435" b="91440"/>
                <wp:wrapNone/>
                <wp:docPr id="39" name="Straight Arrow Connector 39"/>
                <wp:cNvGraphicFramePr/>
                <a:graphic xmlns:a="http://schemas.openxmlformats.org/drawingml/2006/main">
                  <a:graphicData uri="http://schemas.microsoft.com/office/word/2010/wordprocessingShape">
                    <wps:wsp>
                      <wps:cNvCnPr/>
                      <wps:spPr>
                        <a:xfrm flipH="1" flipV="1">
                          <a:off x="0" y="0"/>
                          <a:ext cx="939165" cy="68961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D8937" id="Straight Arrow Connector 39" o:spid="_x0000_s1026" type="#_x0000_t32" style="position:absolute;margin-left:356.25pt;margin-top:120.5pt;width:73.95pt;height:54.3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" strokecolor="red" strokeweight="2.25pt">
                <v:stroke endarrow="block"/>
                <v:shadow on="t" color="black" opacity="24903f" origin=",.5" offset="0,.55556mm"/>
              </v:shape>
            </w:pict>
          </mc:Fallback>
        </mc:AlternateContent>
      </w:r>
      <w:r w:rsidRPr="00066A45">
        <w:rPr>
          <w:noProof/>
        </w:rPr>
        <mc:AlternateContent>
          <mc:Choice Requires="wps">
            <w:drawing>
              <wp:anchor distT="0" distB="0" distL="114300" distR="114300" simplePos="0" relativeHeight="251881472" behindDoc="0" locked="0" layoutInCell="1" allowOverlap="1" wp14:anchorId="210128F3" wp14:editId="1E60B84E">
                <wp:simplePos x="0" y="0"/>
                <wp:positionH relativeFrom="column">
                  <wp:posOffset>4601869</wp:posOffset>
                </wp:positionH>
                <wp:positionV relativeFrom="paragraph">
                  <wp:posOffset>1901298</wp:posOffset>
                </wp:positionV>
                <wp:extent cx="844550" cy="344805"/>
                <wp:effectExtent l="19050" t="57150" r="31750" b="93345"/>
                <wp:wrapNone/>
                <wp:docPr id="38" name="Straight Arrow Connector 38"/>
                <wp:cNvGraphicFramePr/>
                <a:graphic xmlns:a="http://schemas.openxmlformats.org/drawingml/2006/main">
                  <a:graphicData uri="http://schemas.microsoft.com/office/word/2010/wordprocessingShape">
                    <wps:wsp>
                      <wps:cNvCnPr/>
                      <wps:spPr>
                        <a:xfrm flipH="1" flipV="1">
                          <a:off x="0" y="0"/>
                          <a:ext cx="844550" cy="34480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2022C" id="Straight Arrow Connector 38" o:spid="_x0000_s1026" type="#_x0000_t32" style="position:absolute;margin-left:362.35pt;margin-top:149.7pt;width:66.5pt;height:27.15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" strokecolor="red" strokeweight="2.25pt">
                <v:stroke endarrow="block"/>
                <v:shadow on="t" color="black" opacity="24903f" origin=",.5" offset="0,.55556mm"/>
              </v:shape>
            </w:pict>
          </mc:Fallback>
        </mc:AlternateContent>
      </w:r>
      <w:r w:rsidR="00066A45">
        <w:rPr>
          <w:noProof/>
        </w:rPr>
        <w:drawing>
          <wp:inline distT="0" distB="0" distL="0" distR="0" wp14:anchorId="1667EC99" wp14:editId="2392CD42">
            <wp:extent cx="5808191" cy="35661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8191" cy="3566160"/>
                    </a:xfrm>
                    <a:prstGeom prst="rect">
                      <a:avLst/>
                    </a:prstGeom>
                  </pic:spPr>
                </pic:pic>
              </a:graphicData>
            </a:graphic>
          </wp:inline>
        </w:drawing>
      </w:r>
    </w:p>
    <w:p w14:paraId="56308D30" w14:textId="77777777" w:rsidR="00322DF4" w:rsidRDefault="00322DF4" w:rsidP="00322DF4"/>
    <w:p w14:paraId="4AE56633" w14:textId="1F6B31DD" w:rsidR="0014122E" w:rsidRDefault="00322DF4" w:rsidP="00322DF4">
      <w:pPr>
        <w:pStyle w:val="ListParagraph"/>
        <w:numPr>
          <w:ilvl w:val="0"/>
          <w:numId w:val="15"/>
        </w:numPr>
      </w:pPr>
      <w:r>
        <w:lastRenderedPageBreak/>
        <w:t>Click on Login and attempt to login using the newly created password</w:t>
      </w:r>
    </w:p>
    <w:p w14:paraId="6E64A068" w14:textId="241B737D" w:rsidR="00322DF4" w:rsidRDefault="00322DF4" w:rsidP="00322DF4">
      <w:pPr>
        <w:jc w:val="center"/>
      </w:pPr>
      <w:r w:rsidRPr="00322DF4">
        <w:rPr>
          <w:noProof/>
        </w:rPr>
        <mc:AlternateContent>
          <mc:Choice Requires="wps">
            <w:drawing>
              <wp:anchor distT="0" distB="0" distL="114300" distR="114300" simplePos="0" relativeHeight="251886592" behindDoc="0" locked="0" layoutInCell="1" allowOverlap="1" wp14:anchorId="134E3FF3" wp14:editId="5FEE16F7">
                <wp:simplePos x="0" y="0"/>
                <wp:positionH relativeFrom="column">
                  <wp:posOffset>3401695</wp:posOffset>
                </wp:positionH>
                <wp:positionV relativeFrom="paragraph">
                  <wp:posOffset>1519555</wp:posOffset>
                </wp:positionV>
                <wp:extent cx="844550" cy="344805"/>
                <wp:effectExtent l="19050" t="57150" r="31750" b="93345"/>
                <wp:wrapNone/>
                <wp:docPr id="43" name="Straight Arrow Connector 43"/>
                <wp:cNvGraphicFramePr/>
                <a:graphic xmlns:a="http://schemas.openxmlformats.org/drawingml/2006/main">
                  <a:graphicData uri="http://schemas.microsoft.com/office/word/2010/wordprocessingShape">
                    <wps:wsp>
                      <wps:cNvCnPr/>
                      <wps:spPr>
                        <a:xfrm flipH="1" flipV="1">
                          <a:off x="0" y="0"/>
                          <a:ext cx="844550" cy="34480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29994" id="Straight Arrow Connector 43" o:spid="_x0000_s1026" type="#_x0000_t32" style="position:absolute;margin-left:267.85pt;margin-top:119.65pt;width:66.5pt;height:27.15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" strokecolor="red" strokeweight="2.25pt">
                <v:stroke endarrow="block"/>
                <v:shadow on="t" color="black" opacity="24903f" origin=",.5" offset="0,.55556mm"/>
              </v:shape>
            </w:pict>
          </mc:Fallback>
        </mc:AlternateContent>
      </w:r>
      <w:r w:rsidRPr="00322DF4">
        <w:rPr>
          <w:noProof/>
        </w:rPr>
        <mc:AlternateContent>
          <mc:Choice Requires="wps">
            <w:drawing>
              <wp:anchor distT="0" distB="0" distL="114300" distR="114300" simplePos="0" relativeHeight="251887616" behindDoc="0" locked="0" layoutInCell="1" allowOverlap="1" wp14:anchorId="37413B42" wp14:editId="6034604C">
                <wp:simplePos x="0" y="0"/>
                <wp:positionH relativeFrom="margin">
                  <wp:posOffset>4256070</wp:posOffset>
                </wp:positionH>
                <wp:positionV relativeFrom="paragraph">
                  <wp:posOffset>1744825</wp:posOffset>
                </wp:positionV>
                <wp:extent cx="634365" cy="25209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634365" cy="252095"/>
                        </a:xfrm>
                        <a:prstGeom prst="rect">
                          <a:avLst/>
                        </a:prstGeom>
                        <a:solidFill>
                          <a:schemeClr val="bg1"/>
                        </a:solidFill>
                        <a:ln w="6350">
                          <a:noFill/>
                        </a:ln>
                      </wps:spPr>
                      <wps:txbx>
                        <w:txbxContent>
                          <w:p w14:paraId="2EF4BF66" w14:textId="2BF6BB2D" w:rsidR="00AB54C1" w:rsidRPr="00DC0827" w:rsidRDefault="00AB54C1" w:rsidP="00322DF4">
                            <w:pPr>
                              <w:jc w:val="center"/>
                              <w:rPr>
                                <w:b/>
                                <w:color w:val="FF0000"/>
                                <w:u w:val="single"/>
                              </w:rPr>
                            </w:pPr>
                            <w:r>
                              <w:rPr>
                                <w:b/>
                                <w:color w:val="FF0000"/>
                                <w:u w:val="single"/>
                              </w:rPr>
                              <w:t>Step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13B42" id="Text Box 44" o:spid="_x0000_s1035" type="#_x0000_t202" style="position:absolute;left:0;text-align:left;margin-left:335.1pt;margin-top:137.4pt;width:49.95pt;height:19.8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" fillcolor="white [3212]" stroked="f" strokeweight=".5pt">
                <v:textbox>
                  <w:txbxContent>
                    <w:p w14:paraId="2EF4BF66" w14:textId="2BF6BB2D" w:rsidR="00AB54C1" w:rsidRPr="00DC0827" w:rsidRDefault="00AB54C1" w:rsidP="00322DF4">
                      <w:pPr>
                        <w:jc w:val="center"/>
                        <w:rPr>
                          <w:b/>
                          <w:color w:val="FF0000"/>
                          <w:u w:val="single"/>
                        </w:rPr>
                      </w:pPr>
                      <w:r>
                        <w:rPr>
                          <w:b/>
                          <w:color w:val="FF0000"/>
                          <w:u w:val="single"/>
                        </w:rPr>
                        <w:t>Step 6</w:t>
                      </w:r>
                    </w:p>
                  </w:txbxContent>
                </v:textbox>
                <w10:wrap anchorx="margin"/>
              </v:shape>
            </w:pict>
          </mc:Fallback>
        </mc:AlternateContent>
      </w:r>
      <w:r>
        <w:rPr>
          <w:noProof/>
        </w:rPr>
        <w:drawing>
          <wp:inline distT="0" distB="0" distL="0" distR="0" wp14:anchorId="6A64F109" wp14:editId="0CE288E0">
            <wp:extent cx="5796015"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6015" cy="3566160"/>
                    </a:xfrm>
                    <a:prstGeom prst="rect">
                      <a:avLst/>
                    </a:prstGeom>
                  </pic:spPr>
                </pic:pic>
              </a:graphicData>
            </a:graphic>
          </wp:inline>
        </w:drawing>
      </w:r>
    </w:p>
    <w:p w14:paraId="084C6A22" w14:textId="60200A72" w:rsidR="003F526E" w:rsidRDefault="00280EF0" w:rsidP="003F526E">
      <w:pPr>
        <w:pStyle w:val="Heading2"/>
      </w:pPr>
      <w:bookmarkStart w:id="10" w:name="_Toc10815490"/>
      <w:r>
        <w:t xml:space="preserve">Main </w:t>
      </w:r>
      <w:r w:rsidR="003F526E">
        <w:t>Dashboard Navigation</w:t>
      </w:r>
      <w:bookmarkEnd w:id="10"/>
    </w:p>
    <w:p w14:paraId="253F477C" w14:textId="6414544D" w:rsidR="00280EF0" w:rsidRDefault="00DB6408" w:rsidP="00D73DEC">
      <w:pPr>
        <w:pStyle w:val="ListParagraph"/>
        <w:numPr>
          <w:ilvl w:val="0"/>
          <w:numId w:val="28"/>
        </w:numPr>
      </w:pPr>
      <w:r>
        <w:t>Navigation Bar Buttons:</w:t>
      </w:r>
    </w:p>
    <w:p w14:paraId="74B082DA" w14:textId="1DE3A467" w:rsidR="00DB6408" w:rsidRDefault="00DB6408" w:rsidP="00DB6408">
      <w:pPr>
        <w:pStyle w:val="ListParagraph"/>
        <w:numPr>
          <w:ilvl w:val="1"/>
          <w:numId w:val="28"/>
        </w:numPr>
      </w:pPr>
      <w:r>
        <w:t>Dashboard</w:t>
      </w:r>
    </w:p>
    <w:p w14:paraId="60EB7FFB" w14:textId="77777777" w:rsidR="00E80F2A" w:rsidRDefault="00E80F2A" w:rsidP="00E80F2A">
      <w:pPr>
        <w:pStyle w:val="ListParagraph"/>
        <w:numPr>
          <w:ilvl w:val="1"/>
          <w:numId w:val="28"/>
        </w:numPr>
      </w:pPr>
      <w:r>
        <w:t>Available Shifts</w:t>
      </w:r>
    </w:p>
    <w:p w14:paraId="3B46011E" w14:textId="4881D998" w:rsidR="00E80F2A" w:rsidRDefault="00E80F2A" w:rsidP="00E80F2A">
      <w:pPr>
        <w:pStyle w:val="ListParagraph"/>
        <w:numPr>
          <w:ilvl w:val="1"/>
          <w:numId w:val="28"/>
        </w:numPr>
      </w:pPr>
      <w:r>
        <w:t>Assigned</w:t>
      </w:r>
      <w:r w:rsidR="00DB6408">
        <w:t xml:space="preserve"> Shifts</w:t>
      </w:r>
    </w:p>
    <w:p w14:paraId="1B048186" w14:textId="27862266" w:rsidR="006E6CC0" w:rsidRDefault="006E6CC0" w:rsidP="006E6CC0">
      <w:pPr>
        <w:pStyle w:val="ListParagraph"/>
        <w:numPr>
          <w:ilvl w:val="1"/>
          <w:numId w:val="28"/>
        </w:numPr>
      </w:pPr>
      <w:del w:id="11" w:author="Robert Martinez" w:date="2019-06-06T18:37:00Z">
        <w:r w:rsidDel="006A3271">
          <w:delText>C</w:delText>
        </w:r>
      </w:del>
      <w:ins w:id="12" w:author="Robert Martinez" w:date="2019-06-06T18:37:00Z">
        <w:r w:rsidR="006A3271">
          <w:t>About</w:t>
        </w:r>
      </w:ins>
      <w:del w:id="13" w:author="Robert Martinez" w:date="2019-06-06T18:37:00Z">
        <w:r w:rsidDel="006A3271">
          <w:delText>ontact Us</w:delText>
        </w:r>
      </w:del>
    </w:p>
    <w:p w14:paraId="699AE768" w14:textId="77777777" w:rsidR="00650F0C" w:rsidRDefault="00E80F2A" w:rsidP="0089606C">
      <w:pPr>
        <w:pStyle w:val="ListParagraph"/>
        <w:numPr>
          <w:ilvl w:val="1"/>
          <w:numId w:val="28"/>
        </w:numPr>
      </w:pPr>
      <w:r>
        <w:t>Profile</w:t>
      </w:r>
    </w:p>
    <w:p w14:paraId="09859007" w14:textId="3E2C68F8" w:rsidR="00650F0C" w:rsidRDefault="00650F0C" w:rsidP="0089606C">
      <w:pPr>
        <w:pStyle w:val="ListParagraph"/>
        <w:numPr>
          <w:ilvl w:val="1"/>
          <w:numId w:val="28"/>
        </w:numPr>
      </w:pPr>
      <w:r>
        <w:t>Log Out</w:t>
      </w:r>
    </w:p>
    <w:p w14:paraId="1ABE1E23" w14:textId="77777777" w:rsidR="00650F0C" w:rsidRDefault="00650F0C" w:rsidP="00650F0C">
      <w:pPr>
        <w:pStyle w:val="ListParagraph"/>
        <w:numPr>
          <w:ilvl w:val="0"/>
          <w:numId w:val="28"/>
        </w:numPr>
      </w:pPr>
      <w:r>
        <w:t>Refresh Button</w:t>
      </w:r>
    </w:p>
    <w:p w14:paraId="0A96DFB0" w14:textId="77777777" w:rsidR="00650F0C" w:rsidRDefault="00650F0C" w:rsidP="00650F0C">
      <w:pPr>
        <w:pStyle w:val="ListParagraph"/>
        <w:numPr>
          <w:ilvl w:val="0"/>
          <w:numId w:val="28"/>
        </w:numPr>
      </w:pPr>
      <w:r>
        <w:t>Main Lists</w:t>
      </w:r>
    </w:p>
    <w:p w14:paraId="5910148A" w14:textId="77777777" w:rsidR="00650F0C" w:rsidRDefault="00650F0C" w:rsidP="00650F0C">
      <w:pPr>
        <w:pStyle w:val="ListParagraph"/>
        <w:numPr>
          <w:ilvl w:val="1"/>
          <w:numId w:val="28"/>
        </w:numPr>
      </w:pPr>
      <w:r>
        <w:t>Assigned Shifts</w:t>
      </w:r>
    </w:p>
    <w:p w14:paraId="58F0D569" w14:textId="77777777" w:rsidR="00650F0C" w:rsidRDefault="00650F0C" w:rsidP="00650F0C">
      <w:pPr>
        <w:pStyle w:val="ListParagraph"/>
        <w:numPr>
          <w:ilvl w:val="1"/>
          <w:numId w:val="28"/>
        </w:numPr>
      </w:pPr>
      <w:r>
        <w:t>Pending Approval List</w:t>
      </w:r>
    </w:p>
    <w:p w14:paraId="2A3810D6" w14:textId="538196C7" w:rsidR="00650F0C" w:rsidRDefault="00650F0C" w:rsidP="00650F0C">
      <w:pPr>
        <w:pStyle w:val="ListParagraph"/>
        <w:numPr>
          <w:ilvl w:val="1"/>
          <w:numId w:val="28"/>
        </w:numPr>
      </w:pPr>
      <w:r>
        <w:t>Pending Cancelation List</w:t>
      </w:r>
    </w:p>
    <w:p w14:paraId="2D822484" w14:textId="708E8A28" w:rsidR="00650F0C" w:rsidRDefault="00650F0C" w:rsidP="00650F0C">
      <w:pPr>
        <w:pStyle w:val="ListParagraph"/>
        <w:numPr>
          <w:ilvl w:val="0"/>
          <w:numId w:val="28"/>
        </w:numPr>
      </w:pPr>
      <w:r>
        <w:t>Shift Detail Links</w:t>
      </w:r>
    </w:p>
    <w:p w14:paraId="4BEFDF9F" w14:textId="2690F0F7" w:rsidR="0089606C" w:rsidRPr="00650F0C" w:rsidRDefault="0089606C" w:rsidP="00650F0C">
      <w:r w:rsidRPr="00650F0C">
        <w:rPr>
          <w:i/>
        </w:rPr>
        <w:t>*Diagram on next page*</w:t>
      </w:r>
    </w:p>
    <w:p w14:paraId="50434FC6" w14:textId="39F2BE8F" w:rsidR="00EE6EAA" w:rsidRDefault="009C45C3" w:rsidP="00650F0C">
      <w:pPr>
        <w:jc w:val="center"/>
      </w:pPr>
      <w:r w:rsidRPr="009C45C3">
        <w:rPr>
          <w:noProof/>
        </w:rPr>
        <w:lastRenderedPageBreak/>
        <mc:AlternateContent>
          <mc:Choice Requires="wps">
            <w:drawing>
              <wp:anchor distT="0" distB="0" distL="114300" distR="114300" simplePos="0" relativeHeight="251922432" behindDoc="0" locked="0" layoutInCell="1" allowOverlap="1" wp14:anchorId="216500F5" wp14:editId="68852D47">
                <wp:simplePos x="0" y="0"/>
                <wp:positionH relativeFrom="margin">
                  <wp:posOffset>4481422</wp:posOffset>
                </wp:positionH>
                <wp:positionV relativeFrom="paragraph">
                  <wp:posOffset>405442</wp:posOffset>
                </wp:positionV>
                <wp:extent cx="232817" cy="25209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232817" cy="252095"/>
                        </a:xfrm>
                        <a:prstGeom prst="rect">
                          <a:avLst/>
                        </a:prstGeom>
                        <a:solidFill>
                          <a:schemeClr val="bg1"/>
                        </a:solidFill>
                        <a:ln w="6350">
                          <a:noFill/>
                        </a:ln>
                      </wps:spPr>
                      <wps:txbx>
                        <w:txbxContent>
                          <w:p w14:paraId="334D27F6" w14:textId="223D0ED7" w:rsidR="00AB54C1" w:rsidRPr="00DC0827" w:rsidRDefault="00AB54C1" w:rsidP="009C45C3">
                            <w:pPr>
                              <w:jc w:val="center"/>
                              <w:rPr>
                                <w:b/>
                                <w:color w:val="FF0000"/>
                                <w:u w:val="single"/>
                              </w:rPr>
                            </w:pPr>
                            <w:r>
                              <w:rPr>
                                <w:b/>
                                <w:color w:val="FF0000"/>
                                <w:u w:val="singl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500F5" id="Text Box 133" o:spid="_x0000_s1036" type="#_x0000_t202" style="position:absolute;left:0;text-align:left;margin-left:352.85pt;margin-top:31.9pt;width:18.35pt;height:19.8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" fillcolor="white [3212]" stroked="f" strokeweight=".5pt">
                <v:textbox inset="0,0,0,0">
                  <w:txbxContent>
                    <w:p w14:paraId="334D27F6" w14:textId="223D0ED7" w:rsidR="00AB54C1" w:rsidRPr="00DC0827" w:rsidRDefault="00AB54C1" w:rsidP="009C45C3">
                      <w:pPr>
                        <w:jc w:val="center"/>
                        <w:rPr>
                          <w:b/>
                          <w:color w:val="FF0000"/>
                          <w:u w:val="single"/>
                        </w:rPr>
                      </w:pPr>
                      <w:r>
                        <w:rPr>
                          <w:b/>
                          <w:color w:val="FF0000"/>
                          <w:u w:val="single"/>
                        </w:rPr>
                        <w:t>4</w:t>
                      </w:r>
                    </w:p>
                  </w:txbxContent>
                </v:textbox>
                <w10:wrap anchorx="margin"/>
              </v:shape>
            </w:pict>
          </mc:Fallback>
        </mc:AlternateContent>
      </w:r>
      <w:r w:rsidRPr="009C45C3">
        <w:rPr>
          <w:noProof/>
        </w:rPr>
        <mc:AlternateContent>
          <mc:Choice Requires="wps">
            <w:drawing>
              <wp:anchor distT="0" distB="0" distL="114300" distR="114300" simplePos="0" relativeHeight="251921408" behindDoc="0" locked="0" layoutInCell="1" allowOverlap="1" wp14:anchorId="4CFB1403" wp14:editId="1F6245C9">
                <wp:simplePos x="0" y="0"/>
                <wp:positionH relativeFrom="column">
                  <wp:posOffset>4636698</wp:posOffset>
                </wp:positionH>
                <wp:positionV relativeFrom="paragraph">
                  <wp:posOffset>526211</wp:posOffset>
                </wp:positionV>
                <wp:extent cx="292843" cy="187050"/>
                <wp:effectExtent l="57150" t="38100" r="69215" b="80010"/>
                <wp:wrapNone/>
                <wp:docPr id="132" name="Straight Arrow Connector 132"/>
                <wp:cNvGraphicFramePr/>
                <a:graphic xmlns:a="http://schemas.openxmlformats.org/drawingml/2006/main">
                  <a:graphicData uri="http://schemas.microsoft.com/office/word/2010/wordprocessingShape">
                    <wps:wsp>
                      <wps:cNvCnPr/>
                      <wps:spPr>
                        <a:xfrm>
                          <a:off x="0" y="0"/>
                          <a:ext cx="292843" cy="1870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10256" id="Straight Arrow Connector 132" o:spid="_x0000_s1026" type="#_x0000_t32" style="position:absolute;margin-left:365.1pt;margin-top:41.45pt;width:23.05pt;height:14.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" strokecolor="red" strokeweight="2.25pt">
                <v:stroke endarrow="block"/>
                <v:shadow on="t" color="black" opacity="24903f" origin=",.5" offset="0,.55556mm"/>
              </v:shape>
            </w:pict>
          </mc:Fallback>
        </mc:AlternateContent>
      </w:r>
      <w:r>
        <w:rPr>
          <w:noProof/>
        </w:rPr>
        <mc:AlternateContent>
          <mc:Choice Requires="wps">
            <w:drawing>
              <wp:anchor distT="0" distB="0" distL="114300" distR="114300" simplePos="0" relativeHeight="251919360" behindDoc="0" locked="0" layoutInCell="1" allowOverlap="1" wp14:anchorId="0BDC4690" wp14:editId="0979C56C">
                <wp:simplePos x="0" y="0"/>
                <wp:positionH relativeFrom="column">
                  <wp:posOffset>4628071</wp:posOffset>
                </wp:positionH>
                <wp:positionV relativeFrom="paragraph">
                  <wp:posOffset>661502</wp:posOffset>
                </wp:positionV>
                <wp:extent cx="1061049" cy="2895445"/>
                <wp:effectExtent l="19050" t="19050" r="25400" b="19685"/>
                <wp:wrapNone/>
                <wp:docPr id="131" name="Oval 131"/>
                <wp:cNvGraphicFramePr/>
                <a:graphic xmlns:a="http://schemas.openxmlformats.org/drawingml/2006/main">
                  <a:graphicData uri="http://schemas.microsoft.com/office/word/2010/wordprocessingShape">
                    <wps:wsp>
                      <wps:cNvSpPr/>
                      <wps:spPr>
                        <a:xfrm>
                          <a:off x="0" y="0"/>
                          <a:ext cx="1061049" cy="28954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641F1" id="Oval 131" o:spid="_x0000_s1026" style="position:absolute;margin-left:364.4pt;margin-top:52.1pt;width:83.55pt;height:22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" filled="f" strokecolor="red" strokeweight="2.25pt"/>
            </w:pict>
          </mc:Fallback>
        </mc:AlternateContent>
      </w:r>
      <w:r w:rsidR="007262F4" w:rsidRPr="00650F0C">
        <w:rPr>
          <w:noProof/>
        </w:rPr>
        <mc:AlternateContent>
          <mc:Choice Requires="wps">
            <w:drawing>
              <wp:anchor distT="0" distB="0" distL="114300" distR="114300" simplePos="0" relativeHeight="251909120" behindDoc="0" locked="0" layoutInCell="1" allowOverlap="1" wp14:anchorId="241A2EF9" wp14:editId="3A90A26E">
                <wp:simplePos x="0" y="0"/>
                <wp:positionH relativeFrom="margin">
                  <wp:posOffset>1115971</wp:posOffset>
                </wp:positionH>
                <wp:positionV relativeFrom="paragraph">
                  <wp:posOffset>249447</wp:posOffset>
                </wp:positionV>
                <wp:extent cx="321250" cy="252095"/>
                <wp:effectExtent l="0" t="0" r="3175" b="0"/>
                <wp:wrapNone/>
                <wp:docPr id="60" name="Text Box 60"/>
                <wp:cNvGraphicFramePr/>
                <a:graphic xmlns:a="http://schemas.openxmlformats.org/drawingml/2006/main">
                  <a:graphicData uri="http://schemas.microsoft.com/office/word/2010/wordprocessingShape">
                    <wps:wsp>
                      <wps:cNvSpPr txBox="1"/>
                      <wps:spPr>
                        <a:xfrm>
                          <a:off x="0" y="0"/>
                          <a:ext cx="321250" cy="252095"/>
                        </a:xfrm>
                        <a:prstGeom prst="rect">
                          <a:avLst/>
                        </a:prstGeom>
                        <a:solidFill>
                          <a:schemeClr val="bg1"/>
                        </a:solidFill>
                        <a:ln w="6350">
                          <a:noFill/>
                        </a:ln>
                      </wps:spPr>
                      <wps:txbx>
                        <w:txbxContent>
                          <w:p w14:paraId="68B59D96" w14:textId="50F4E7A2" w:rsidR="00AB54C1" w:rsidRPr="00DC0827" w:rsidRDefault="00AB54C1" w:rsidP="00650F0C">
                            <w:pPr>
                              <w:jc w:val="center"/>
                              <w:rPr>
                                <w:b/>
                                <w:color w:val="FF0000"/>
                                <w:u w:val="single"/>
                              </w:rPr>
                            </w:pPr>
                            <w:r>
                              <w:rPr>
                                <w:b/>
                                <w:color w:val="FF0000"/>
                                <w:u w:val="singl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2EF9" id="Text Box 60" o:spid="_x0000_s1037" type="#_x0000_t202" style="position:absolute;left:0;text-align:left;margin-left:87.85pt;margin-top:19.65pt;width:25.3pt;height:19.8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" fillcolor="white [3212]" stroked="f" strokeweight=".5pt">
                <v:textbox inset="0,0,0,0">
                  <w:txbxContent>
                    <w:p w14:paraId="68B59D96" w14:textId="50F4E7A2" w:rsidR="00AB54C1" w:rsidRPr="00DC0827" w:rsidRDefault="00AB54C1" w:rsidP="00650F0C">
                      <w:pPr>
                        <w:jc w:val="center"/>
                        <w:rPr>
                          <w:b/>
                          <w:color w:val="FF0000"/>
                          <w:u w:val="single"/>
                        </w:rPr>
                      </w:pPr>
                      <w:r>
                        <w:rPr>
                          <w:b/>
                          <w:color w:val="FF0000"/>
                          <w:u w:val="single"/>
                        </w:rPr>
                        <w:t>2</w:t>
                      </w:r>
                    </w:p>
                  </w:txbxContent>
                </v:textbox>
                <w10:wrap anchorx="margin"/>
              </v:shape>
            </w:pict>
          </mc:Fallback>
        </mc:AlternateContent>
      </w:r>
      <w:r w:rsidR="007262F4" w:rsidRPr="00650F0C">
        <w:rPr>
          <w:noProof/>
        </w:rPr>
        <mc:AlternateContent>
          <mc:Choice Requires="wps">
            <w:drawing>
              <wp:anchor distT="0" distB="0" distL="114300" distR="114300" simplePos="0" relativeHeight="251908096" behindDoc="0" locked="0" layoutInCell="1" allowOverlap="1" wp14:anchorId="65F09463" wp14:editId="577AF6DC">
                <wp:simplePos x="0" y="0"/>
                <wp:positionH relativeFrom="column">
                  <wp:posOffset>875330</wp:posOffset>
                </wp:positionH>
                <wp:positionV relativeFrom="paragraph">
                  <wp:posOffset>333459</wp:posOffset>
                </wp:positionV>
                <wp:extent cx="362309" cy="45719"/>
                <wp:effectExtent l="57150" t="76200" r="0" b="126365"/>
                <wp:wrapNone/>
                <wp:docPr id="59" name="Straight Arrow Connector 59"/>
                <wp:cNvGraphicFramePr/>
                <a:graphic xmlns:a="http://schemas.openxmlformats.org/drawingml/2006/main">
                  <a:graphicData uri="http://schemas.microsoft.com/office/word/2010/wordprocessingShape">
                    <wps:wsp>
                      <wps:cNvCnPr/>
                      <wps:spPr>
                        <a:xfrm flipH="1">
                          <a:off x="0" y="0"/>
                          <a:ext cx="362309"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CFF4C" id="Straight Arrow Connector 59" o:spid="_x0000_s1026" type="#_x0000_t32" style="position:absolute;margin-left:68.9pt;margin-top:26.25pt;width:28.55pt;height:3.6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" strokecolor="red" strokeweight="2.25pt">
                <v:stroke endarrow="block"/>
                <v:shadow on="t" color="black" opacity="24903f" origin=",.5" offset="0,.55556mm"/>
              </v:shape>
            </w:pict>
          </mc:Fallback>
        </mc:AlternateContent>
      </w:r>
      <w:r w:rsidR="007262F4" w:rsidRPr="00650F0C">
        <w:rPr>
          <w:noProof/>
        </w:rPr>
        <mc:AlternateContent>
          <mc:Choice Requires="wps">
            <w:drawing>
              <wp:anchor distT="0" distB="0" distL="114300" distR="114300" simplePos="0" relativeHeight="251918336" behindDoc="0" locked="0" layoutInCell="1" allowOverlap="1" wp14:anchorId="36B46558" wp14:editId="05C9DFAC">
                <wp:simplePos x="0" y="0"/>
                <wp:positionH relativeFrom="margin">
                  <wp:posOffset>2366645</wp:posOffset>
                </wp:positionH>
                <wp:positionV relativeFrom="paragraph">
                  <wp:posOffset>2491848</wp:posOffset>
                </wp:positionV>
                <wp:extent cx="370936" cy="25209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70936" cy="252095"/>
                        </a:xfrm>
                        <a:prstGeom prst="rect">
                          <a:avLst/>
                        </a:prstGeom>
                        <a:solidFill>
                          <a:schemeClr val="bg1"/>
                        </a:solidFill>
                        <a:ln w="6350">
                          <a:noFill/>
                        </a:ln>
                      </wps:spPr>
                      <wps:txbx>
                        <w:txbxContent>
                          <w:p w14:paraId="5652AE4F" w14:textId="726AC45B" w:rsidR="00AB54C1" w:rsidRPr="00DC0827" w:rsidRDefault="00AB54C1" w:rsidP="00650F0C">
                            <w:pPr>
                              <w:jc w:val="center"/>
                              <w:rPr>
                                <w:b/>
                                <w:color w:val="FF0000"/>
                                <w:u w:val="single"/>
                              </w:rPr>
                            </w:pPr>
                            <w:r>
                              <w:rPr>
                                <w:b/>
                                <w:color w:val="FF0000"/>
                                <w:u w:val="single"/>
                              </w:rPr>
                              <w:t>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6558" id="Text Box 130" o:spid="_x0000_s1038" type="#_x0000_t202" style="position:absolute;left:0;text-align:left;margin-left:186.35pt;margin-top:196.2pt;width:29.2pt;height:19.8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" fillcolor="white [3212]" stroked="f" strokeweight=".5pt">
                <v:textbox inset="0,0,0,0">
                  <w:txbxContent>
                    <w:p w14:paraId="5652AE4F" w14:textId="726AC45B" w:rsidR="00AB54C1" w:rsidRPr="00DC0827" w:rsidRDefault="00AB54C1" w:rsidP="00650F0C">
                      <w:pPr>
                        <w:jc w:val="center"/>
                        <w:rPr>
                          <w:b/>
                          <w:color w:val="FF0000"/>
                          <w:u w:val="single"/>
                        </w:rPr>
                      </w:pPr>
                      <w:r>
                        <w:rPr>
                          <w:b/>
                          <w:color w:val="FF0000"/>
                          <w:u w:val="single"/>
                        </w:rPr>
                        <w:t>3.c</w:t>
                      </w:r>
                    </w:p>
                  </w:txbxContent>
                </v:textbox>
                <w10:wrap anchorx="margin"/>
              </v:shape>
            </w:pict>
          </mc:Fallback>
        </mc:AlternateContent>
      </w:r>
      <w:r w:rsidR="007262F4" w:rsidRPr="00650F0C">
        <w:rPr>
          <w:noProof/>
        </w:rPr>
        <mc:AlternateContent>
          <mc:Choice Requires="wps">
            <w:drawing>
              <wp:anchor distT="0" distB="0" distL="114300" distR="114300" simplePos="0" relativeHeight="251917312" behindDoc="0" locked="0" layoutInCell="1" allowOverlap="1" wp14:anchorId="200C12F0" wp14:editId="3420A533">
                <wp:simplePos x="0" y="0"/>
                <wp:positionH relativeFrom="column">
                  <wp:posOffset>1914537</wp:posOffset>
                </wp:positionH>
                <wp:positionV relativeFrom="paragraph">
                  <wp:posOffset>2646704</wp:posOffset>
                </wp:positionV>
                <wp:extent cx="491490" cy="45085"/>
                <wp:effectExtent l="57150" t="57150" r="41910" b="126365"/>
                <wp:wrapNone/>
                <wp:docPr id="129" name="Straight Arrow Connector 129"/>
                <wp:cNvGraphicFramePr/>
                <a:graphic xmlns:a="http://schemas.openxmlformats.org/drawingml/2006/main">
                  <a:graphicData uri="http://schemas.microsoft.com/office/word/2010/wordprocessingShape">
                    <wps:wsp>
                      <wps:cNvCnPr/>
                      <wps:spPr>
                        <a:xfrm flipH="1">
                          <a:off x="0" y="0"/>
                          <a:ext cx="491490" cy="4508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327B3" id="Straight Arrow Connector 129" o:spid="_x0000_s1026" type="#_x0000_t32" style="position:absolute;margin-left:150.75pt;margin-top:208.4pt;width:38.7pt;height:3.55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" strokecolor="red" strokeweight="2.25pt">
                <v:stroke endarrow="block"/>
                <v:shadow on="t" color="black" opacity="24903f" origin=",.5" offset="0,.55556mm"/>
              </v:shape>
            </w:pict>
          </mc:Fallback>
        </mc:AlternateContent>
      </w:r>
      <w:r w:rsidR="007262F4" w:rsidRPr="00650F0C">
        <w:rPr>
          <w:noProof/>
        </w:rPr>
        <mc:AlternateContent>
          <mc:Choice Requires="wps">
            <w:drawing>
              <wp:anchor distT="0" distB="0" distL="114300" distR="114300" simplePos="0" relativeHeight="251915264" behindDoc="0" locked="0" layoutInCell="1" allowOverlap="1" wp14:anchorId="4B2D471A" wp14:editId="65F218B5">
                <wp:simplePos x="0" y="0"/>
                <wp:positionH relativeFrom="margin">
                  <wp:posOffset>2065332</wp:posOffset>
                </wp:positionH>
                <wp:positionV relativeFrom="paragraph">
                  <wp:posOffset>1483192</wp:posOffset>
                </wp:positionV>
                <wp:extent cx="439947" cy="25209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39947" cy="252095"/>
                        </a:xfrm>
                        <a:prstGeom prst="rect">
                          <a:avLst/>
                        </a:prstGeom>
                        <a:solidFill>
                          <a:schemeClr val="bg1"/>
                        </a:solidFill>
                        <a:ln w="6350">
                          <a:noFill/>
                        </a:ln>
                      </wps:spPr>
                      <wps:txbx>
                        <w:txbxContent>
                          <w:p w14:paraId="1F57534A" w14:textId="08958C50" w:rsidR="00AB54C1" w:rsidRPr="00DC0827" w:rsidRDefault="00AB54C1" w:rsidP="00650F0C">
                            <w:pPr>
                              <w:jc w:val="center"/>
                              <w:rPr>
                                <w:b/>
                                <w:color w:val="FF0000"/>
                                <w:u w:val="single"/>
                              </w:rPr>
                            </w:pPr>
                            <w:r>
                              <w:rPr>
                                <w:b/>
                                <w:color w:val="FF0000"/>
                                <w:u w:val="single"/>
                              </w:rPr>
                              <w:t>3.b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D471A" id="Text Box 128" o:spid="_x0000_s1039" type="#_x0000_t202" style="position:absolute;left:0;text-align:left;margin-left:162.6pt;margin-top:116.8pt;width:34.65pt;height:19.8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" fillcolor="white [3212]" stroked="f" strokeweight=".5pt">
                <v:textbox inset="0,0,0,0">
                  <w:txbxContent>
                    <w:p w14:paraId="1F57534A" w14:textId="08958C50" w:rsidR="00AB54C1" w:rsidRPr="00DC0827" w:rsidRDefault="00AB54C1" w:rsidP="00650F0C">
                      <w:pPr>
                        <w:jc w:val="center"/>
                        <w:rPr>
                          <w:b/>
                          <w:color w:val="FF0000"/>
                          <w:u w:val="single"/>
                        </w:rPr>
                      </w:pPr>
                      <w:r>
                        <w:rPr>
                          <w:b/>
                          <w:color w:val="FF0000"/>
                          <w:u w:val="single"/>
                        </w:rPr>
                        <w:t>3.b</w:t>
                      </w:r>
                    </w:p>
                  </w:txbxContent>
                </v:textbox>
                <w10:wrap anchorx="margin"/>
              </v:shape>
            </w:pict>
          </mc:Fallback>
        </mc:AlternateContent>
      </w:r>
      <w:r w:rsidR="007262F4" w:rsidRPr="00650F0C">
        <w:rPr>
          <w:noProof/>
        </w:rPr>
        <mc:AlternateContent>
          <mc:Choice Requires="wps">
            <w:drawing>
              <wp:anchor distT="0" distB="0" distL="114300" distR="114300" simplePos="0" relativeHeight="251914240" behindDoc="0" locked="0" layoutInCell="1" allowOverlap="1" wp14:anchorId="27392E8C" wp14:editId="054559A4">
                <wp:simplePos x="0" y="0"/>
                <wp:positionH relativeFrom="column">
                  <wp:posOffset>1716045</wp:posOffset>
                </wp:positionH>
                <wp:positionV relativeFrom="paragraph">
                  <wp:posOffset>1582983</wp:posOffset>
                </wp:positionV>
                <wp:extent cx="491490" cy="45085"/>
                <wp:effectExtent l="57150" t="57150" r="41910" b="126365"/>
                <wp:wrapNone/>
                <wp:docPr id="63" name="Straight Arrow Connector 63"/>
                <wp:cNvGraphicFramePr/>
                <a:graphic xmlns:a="http://schemas.openxmlformats.org/drawingml/2006/main">
                  <a:graphicData uri="http://schemas.microsoft.com/office/word/2010/wordprocessingShape">
                    <wps:wsp>
                      <wps:cNvCnPr/>
                      <wps:spPr>
                        <a:xfrm flipH="1">
                          <a:off x="0" y="0"/>
                          <a:ext cx="491490" cy="4508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C1212" id="Straight Arrow Connector 63" o:spid="_x0000_s1026" type="#_x0000_t32" style="position:absolute;margin-left:135.1pt;margin-top:124.65pt;width:38.7pt;height:3.55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" strokecolor="red" strokeweight="2.25pt">
                <v:stroke endarrow="block"/>
                <v:shadow on="t" color="black" opacity="24903f" origin=",.5" offset="0,.55556mm"/>
              </v:shape>
            </w:pict>
          </mc:Fallback>
        </mc:AlternateContent>
      </w:r>
      <w:r w:rsidR="007262F4" w:rsidRPr="00650F0C">
        <w:rPr>
          <w:noProof/>
        </w:rPr>
        <mc:AlternateContent>
          <mc:Choice Requires="wps">
            <w:drawing>
              <wp:anchor distT="0" distB="0" distL="114300" distR="114300" simplePos="0" relativeHeight="251912192" behindDoc="0" locked="0" layoutInCell="1" allowOverlap="1" wp14:anchorId="70EF0EA8" wp14:editId="0B6D9E84">
                <wp:simplePos x="0" y="0"/>
                <wp:positionH relativeFrom="margin">
                  <wp:posOffset>2117090</wp:posOffset>
                </wp:positionH>
                <wp:positionV relativeFrom="paragraph">
                  <wp:posOffset>465455</wp:posOffset>
                </wp:positionV>
                <wp:extent cx="335915" cy="252095"/>
                <wp:effectExtent l="0" t="0" r="6985" b="0"/>
                <wp:wrapNone/>
                <wp:docPr id="62" name="Text Box 62"/>
                <wp:cNvGraphicFramePr/>
                <a:graphic xmlns:a="http://schemas.openxmlformats.org/drawingml/2006/main">
                  <a:graphicData uri="http://schemas.microsoft.com/office/word/2010/wordprocessingShape">
                    <wps:wsp>
                      <wps:cNvSpPr txBox="1"/>
                      <wps:spPr>
                        <a:xfrm>
                          <a:off x="0" y="0"/>
                          <a:ext cx="335915" cy="252095"/>
                        </a:xfrm>
                        <a:prstGeom prst="rect">
                          <a:avLst/>
                        </a:prstGeom>
                        <a:solidFill>
                          <a:schemeClr val="bg1"/>
                        </a:solidFill>
                        <a:ln w="6350">
                          <a:noFill/>
                        </a:ln>
                      </wps:spPr>
                      <wps:txbx>
                        <w:txbxContent>
                          <w:p w14:paraId="5A15E190" w14:textId="1F9DA7F1" w:rsidR="00AB54C1" w:rsidRPr="00DC0827" w:rsidRDefault="00AB54C1" w:rsidP="00650F0C">
                            <w:pPr>
                              <w:jc w:val="center"/>
                              <w:rPr>
                                <w:b/>
                                <w:color w:val="FF0000"/>
                                <w:u w:val="single"/>
                              </w:rPr>
                            </w:pPr>
                            <w:r>
                              <w:rPr>
                                <w:b/>
                                <w:color w:val="FF0000"/>
                                <w:u w:val="single"/>
                              </w:rPr>
                              <w:t>3.a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F0EA8" id="Text Box 62" o:spid="_x0000_s1040" type="#_x0000_t202" style="position:absolute;left:0;text-align:left;margin-left:166.7pt;margin-top:36.65pt;width:26.45pt;height:19.8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" fillcolor="white [3212]" stroked="f" strokeweight=".5pt">
                <v:textbox inset="0,0,0,0">
                  <w:txbxContent>
                    <w:p w14:paraId="5A15E190" w14:textId="1F9DA7F1" w:rsidR="00AB54C1" w:rsidRPr="00DC0827" w:rsidRDefault="00AB54C1" w:rsidP="00650F0C">
                      <w:pPr>
                        <w:jc w:val="center"/>
                        <w:rPr>
                          <w:b/>
                          <w:color w:val="FF0000"/>
                          <w:u w:val="single"/>
                        </w:rPr>
                      </w:pPr>
                      <w:r>
                        <w:rPr>
                          <w:b/>
                          <w:color w:val="FF0000"/>
                          <w:u w:val="single"/>
                        </w:rPr>
                        <w:t>3.a</w:t>
                      </w:r>
                    </w:p>
                  </w:txbxContent>
                </v:textbox>
                <w10:wrap anchorx="margin"/>
              </v:shape>
            </w:pict>
          </mc:Fallback>
        </mc:AlternateContent>
      </w:r>
      <w:r w:rsidR="007262F4" w:rsidRPr="00650F0C">
        <w:rPr>
          <w:noProof/>
        </w:rPr>
        <mc:AlternateContent>
          <mc:Choice Requires="wps">
            <w:drawing>
              <wp:anchor distT="0" distB="0" distL="114300" distR="114300" simplePos="0" relativeHeight="251911168" behindDoc="0" locked="0" layoutInCell="1" allowOverlap="1" wp14:anchorId="55FAACA4" wp14:editId="40800C88">
                <wp:simplePos x="0" y="0"/>
                <wp:positionH relativeFrom="column">
                  <wp:posOffset>1608359</wp:posOffset>
                </wp:positionH>
                <wp:positionV relativeFrom="paragraph">
                  <wp:posOffset>585674</wp:posOffset>
                </wp:positionV>
                <wp:extent cx="491706" cy="45719"/>
                <wp:effectExtent l="57150" t="57150" r="41910" b="126365"/>
                <wp:wrapNone/>
                <wp:docPr id="61" name="Straight Arrow Connector 61"/>
                <wp:cNvGraphicFramePr/>
                <a:graphic xmlns:a="http://schemas.openxmlformats.org/drawingml/2006/main">
                  <a:graphicData uri="http://schemas.microsoft.com/office/word/2010/wordprocessingShape">
                    <wps:wsp>
                      <wps:cNvCnPr/>
                      <wps:spPr>
                        <a:xfrm flipH="1">
                          <a:off x="0" y="0"/>
                          <a:ext cx="491706"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36DF2" id="Straight Arrow Connector 61" o:spid="_x0000_s1026" type="#_x0000_t32" style="position:absolute;margin-left:126.65pt;margin-top:46.1pt;width:38.7pt;height:3.6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" strokecolor="red" strokeweight="2.25pt">
                <v:stroke endarrow="block"/>
                <v:shadow on="t" color="black" opacity="24903f" origin=",.5" offset="0,.55556mm"/>
              </v:shape>
            </w:pict>
          </mc:Fallback>
        </mc:AlternateContent>
      </w:r>
      <w:r w:rsidR="007262F4" w:rsidRPr="00650F0C">
        <w:rPr>
          <w:noProof/>
        </w:rPr>
        <mc:AlternateContent>
          <mc:Choice Requires="wps">
            <w:drawing>
              <wp:anchor distT="0" distB="0" distL="114300" distR="114300" simplePos="0" relativeHeight="251906048" behindDoc="0" locked="0" layoutInCell="1" allowOverlap="1" wp14:anchorId="137ED250" wp14:editId="767E7419">
                <wp:simplePos x="0" y="0"/>
                <wp:positionH relativeFrom="margin">
                  <wp:posOffset>5628005</wp:posOffset>
                </wp:positionH>
                <wp:positionV relativeFrom="paragraph">
                  <wp:posOffset>309880</wp:posOffset>
                </wp:positionV>
                <wp:extent cx="344805" cy="25209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44805" cy="252095"/>
                        </a:xfrm>
                        <a:prstGeom prst="rect">
                          <a:avLst/>
                        </a:prstGeom>
                        <a:solidFill>
                          <a:schemeClr val="bg1"/>
                        </a:solidFill>
                        <a:ln w="6350">
                          <a:noFill/>
                        </a:ln>
                      </wps:spPr>
                      <wps:txbx>
                        <w:txbxContent>
                          <w:p w14:paraId="2E220952" w14:textId="55105153" w:rsidR="00AB54C1" w:rsidRPr="00DC0827" w:rsidRDefault="00AB54C1" w:rsidP="00650F0C">
                            <w:pPr>
                              <w:jc w:val="center"/>
                              <w:rPr>
                                <w:b/>
                                <w:color w:val="FF0000"/>
                                <w:u w:val="single"/>
                              </w:rPr>
                            </w:pPr>
                            <w:r>
                              <w:rPr>
                                <w:b/>
                                <w:color w:val="FF0000"/>
                                <w:u w:val="single"/>
                              </w:rPr>
                              <w:t>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D250" id="Text Box 58" o:spid="_x0000_s1041" type="#_x0000_t202" style="position:absolute;left:0;text-align:left;margin-left:443.15pt;margin-top:24.4pt;width:27.15pt;height:19.8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" fillcolor="white [3212]" stroked="f" strokeweight=".5pt">
                <v:textbox inset="0,0,0,0">
                  <w:txbxContent>
                    <w:p w14:paraId="2E220952" w14:textId="55105153" w:rsidR="00AB54C1" w:rsidRPr="00DC0827" w:rsidRDefault="00AB54C1" w:rsidP="00650F0C">
                      <w:pPr>
                        <w:jc w:val="center"/>
                        <w:rPr>
                          <w:b/>
                          <w:color w:val="FF0000"/>
                          <w:u w:val="single"/>
                        </w:rPr>
                      </w:pPr>
                      <w:r>
                        <w:rPr>
                          <w:b/>
                          <w:color w:val="FF0000"/>
                          <w:u w:val="single"/>
                        </w:rPr>
                        <w:t>f</w:t>
                      </w:r>
                    </w:p>
                  </w:txbxContent>
                </v:textbox>
                <w10:wrap anchorx="margin"/>
              </v:shape>
            </w:pict>
          </mc:Fallback>
        </mc:AlternateContent>
      </w:r>
      <w:r w:rsidR="007262F4" w:rsidRPr="00650F0C">
        <w:rPr>
          <w:noProof/>
        </w:rPr>
        <mc:AlternateContent>
          <mc:Choice Requires="wps">
            <w:drawing>
              <wp:anchor distT="0" distB="0" distL="114300" distR="114300" simplePos="0" relativeHeight="251905024" behindDoc="0" locked="0" layoutInCell="1" allowOverlap="1" wp14:anchorId="0DFB589E" wp14:editId="36E696C3">
                <wp:simplePos x="0" y="0"/>
                <wp:positionH relativeFrom="column">
                  <wp:posOffset>5774726</wp:posOffset>
                </wp:positionH>
                <wp:positionV relativeFrom="paragraph">
                  <wp:posOffset>146314</wp:posOffset>
                </wp:positionV>
                <wp:extent cx="120770" cy="180400"/>
                <wp:effectExtent l="57150" t="38100" r="50800" b="86360"/>
                <wp:wrapNone/>
                <wp:docPr id="57" name="Straight Arrow Connector 57"/>
                <wp:cNvGraphicFramePr/>
                <a:graphic xmlns:a="http://schemas.openxmlformats.org/drawingml/2006/main">
                  <a:graphicData uri="http://schemas.microsoft.com/office/word/2010/wordprocessingShape">
                    <wps:wsp>
                      <wps:cNvCnPr/>
                      <wps:spPr>
                        <a:xfrm flipV="1">
                          <a:off x="0" y="0"/>
                          <a:ext cx="120770" cy="1804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0F18B" id="Straight Arrow Connector 57" o:spid="_x0000_s1026" type="#_x0000_t32" style="position:absolute;margin-left:454.7pt;margin-top:11.5pt;width:9.5pt;height:14.2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" strokecolor="red" strokeweight="2.25pt">
                <v:stroke endarrow="block"/>
                <v:shadow on="t" color="black" opacity="24903f" origin=",.5" offset="0,.55556mm"/>
              </v:shape>
            </w:pict>
          </mc:Fallback>
        </mc:AlternateContent>
      </w:r>
      <w:r w:rsidR="007262F4">
        <w:rPr>
          <w:noProof/>
        </w:rPr>
        <w:drawing>
          <wp:inline distT="0" distB="0" distL="0" distR="0" wp14:anchorId="2AC6465B" wp14:editId="48933F1D">
            <wp:extent cx="5800692"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692" cy="3566160"/>
                    </a:xfrm>
                    <a:prstGeom prst="rect">
                      <a:avLst/>
                    </a:prstGeom>
                  </pic:spPr>
                </pic:pic>
              </a:graphicData>
            </a:graphic>
          </wp:inline>
        </w:drawing>
      </w:r>
      <w:r w:rsidR="00650F0C" w:rsidRPr="00650F0C">
        <w:rPr>
          <w:noProof/>
        </w:rPr>
        <mc:AlternateContent>
          <mc:Choice Requires="wps">
            <w:drawing>
              <wp:anchor distT="0" distB="0" distL="114300" distR="114300" simplePos="0" relativeHeight="251902976" behindDoc="0" locked="0" layoutInCell="1" allowOverlap="1" wp14:anchorId="18762C7D" wp14:editId="7109FBD2">
                <wp:simplePos x="0" y="0"/>
                <wp:positionH relativeFrom="margin">
                  <wp:posOffset>3945890</wp:posOffset>
                </wp:positionH>
                <wp:positionV relativeFrom="paragraph">
                  <wp:posOffset>318770</wp:posOffset>
                </wp:positionV>
                <wp:extent cx="344805" cy="25209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44805" cy="252095"/>
                        </a:xfrm>
                        <a:prstGeom prst="rect">
                          <a:avLst/>
                        </a:prstGeom>
                        <a:solidFill>
                          <a:schemeClr val="bg1"/>
                        </a:solidFill>
                        <a:ln w="6350">
                          <a:noFill/>
                        </a:ln>
                      </wps:spPr>
                      <wps:txbx>
                        <w:txbxContent>
                          <w:p w14:paraId="5A94FBCB" w14:textId="0BCE5349" w:rsidR="00AB54C1" w:rsidRPr="00DC0827" w:rsidRDefault="00AB54C1" w:rsidP="00650F0C">
                            <w:pPr>
                              <w:jc w:val="center"/>
                              <w:rPr>
                                <w:b/>
                                <w:color w:val="FF0000"/>
                                <w:u w:val="single"/>
                              </w:rPr>
                            </w:pPr>
                            <w:r>
                              <w:rPr>
                                <w:b/>
                                <w:color w:val="FF0000"/>
                                <w:u w:val="single"/>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2C7D" id="Text Box 56" o:spid="_x0000_s1042" type="#_x0000_t202" style="position:absolute;left:0;text-align:left;margin-left:310.7pt;margin-top:25.1pt;width:27.15pt;height:19.8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" fillcolor="white [3212]" stroked="f" strokeweight=".5pt">
                <v:textbox inset="0,0,0,0">
                  <w:txbxContent>
                    <w:p w14:paraId="5A94FBCB" w14:textId="0BCE5349" w:rsidR="00AB54C1" w:rsidRPr="00DC0827" w:rsidRDefault="00AB54C1" w:rsidP="00650F0C">
                      <w:pPr>
                        <w:jc w:val="center"/>
                        <w:rPr>
                          <w:b/>
                          <w:color w:val="FF0000"/>
                          <w:u w:val="single"/>
                        </w:rPr>
                      </w:pPr>
                      <w:r>
                        <w:rPr>
                          <w:b/>
                          <w:color w:val="FF0000"/>
                          <w:u w:val="single"/>
                        </w:rPr>
                        <w:t>e</w:t>
                      </w:r>
                    </w:p>
                  </w:txbxContent>
                </v:textbox>
                <w10:wrap anchorx="margin"/>
              </v:shape>
            </w:pict>
          </mc:Fallback>
        </mc:AlternateContent>
      </w:r>
      <w:r w:rsidR="00650F0C" w:rsidRPr="00650F0C">
        <w:rPr>
          <w:noProof/>
        </w:rPr>
        <mc:AlternateContent>
          <mc:Choice Requires="wps">
            <w:drawing>
              <wp:anchor distT="0" distB="0" distL="114300" distR="114300" simplePos="0" relativeHeight="251901952" behindDoc="0" locked="0" layoutInCell="1" allowOverlap="1" wp14:anchorId="745224F1" wp14:editId="23CEDB8A">
                <wp:simplePos x="0" y="0"/>
                <wp:positionH relativeFrom="column">
                  <wp:posOffset>3886032</wp:posOffset>
                </wp:positionH>
                <wp:positionV relativeFrom="paragraph">
                  <wp:posOffset>189781</wp:posOffset>
                </wp:positionV>
                <wp:extent cx="207034" cy="155276"/>
                <wp:effectExtent l="57150" t="38100" r="59690" b="92710"/>
                <wp:wrapNone/>
                <wp:docPr id="55" name="Straight Arrow Connector 55"/>
                <wp:cNvGraphicFramePr/>
                <a:graphic xmlns:a="http://schemas.openxmlformats.org/drawingml/2006/main">
                  <a:graphicData uri="http://schemas.microsoft.com/office/word/2010/wordprocessingShape">
                    <wps:wsp>
                      <wps:cNvCnPr/>
                      <wps:spPr>
                        <a:xfrm flipH="1" flipV="1">
                          <a:off x="0" y="0"/>
                          <a:ext cx="207034" cy="15527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150F8" id="Straight Arrow Connector 55" o:spid="_x0000_s1026" type="#_x0000_t32" style="position:absolute;margin-left:306pt;margin-top:14.95pt;width:16.3pt;height:12.25pt;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" strokecolor="red" strokeweight="2.25pt">
                <v:stroke endarrow="block"/>
                <v:shadow on="t" color="black" opacity="24903f" origin=",.5" offset="0,.55556mm"/>
              </v:shape>
            </w:pict>
          </mc:Fallback>
        </mc:AlternateContent>
      </w:r>
      <w:r w:rsidR="00650F0C" w:rsidRPr="00650F0C">
        <w:rPr>
          <w:noProof/>
        </w:rPr>
        <mc:AlternateContent>
          <mc:Choice Requires="wps">
            <w:drawing>
              <wp:anchor distT="0" distB="0" distL="114300" distR="114300" simplePos="0" relativeHeight="251898880" behindDoc="0" locked="0" layoutInCell="1" allowOverlap="1" wp14:anchorId="1755B003" wp14:editId="51C9048A">
                <wp:simplePos x="0" y="0"/>
                <wp:positionH relativeFrom="column">
                  <wp:posOffset>3531870</wp:posOffset>
                </wp:positionH>
                <wp:positionV relativeFrom="paragraph">
                  <wp:posOffset>180975</wp:posOffset>
                </wp:positionV>
                <wp:extent cx="207010" cy="154940"/>
                <wp:effectExtent l="57150" t="38100" r="59690" b="92710"/>
                <wp:wrapNone/>
                <wp:docPr id="53" name="Straight Arrow Connector 53"/>
                <wp:cNvGraphicFramePr/>
                <a:graphic xmlns:a="http://schemas.openxmlformats.org/drawingml/2006/main">
                  <a:graphicData uri="http://schemas.microsoft.com/office/word/2010/wordprocessingShape">
                    <wps:wsp>
                      <wps:cNvCnPr/>
                      <wps:spPr>
                        <a:xfrm flipH="1" flipV="1">
                          <a:off x="0" y="0"/>
                          <a:ext cx="207010" cy="1549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01A12" id="Straight Arrow Connector 53" o:spid="_x0000_s1026" type="#_x0000_t32" style="position:absolute;margin-left:278.1pt;margin-top:14.25pt;width:16.3pt;height:12.2pt;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" strokecolor="red" strokeweight="2.25pt">
                <v:stroke endarrow="block"/>
                <v:shadow on="t" color="black" opacity="24903f" origin=",.5" offset="0,.55556mm"/>
              </v:shape>
            </w:pict>
          </mc:Fallback>
        </mc:AlternateContent>
      </w:r>
      <w:r w:rsidR="00650F0C" w:rsidRPr="00650F0C">
        <w:rPr>
          <w:noProof/>
        </w:rPr>
        <mc:AlternateContent>
          <mc:Choice Requires="wps">
            <w:drawing>
              <wp:anchor distT="0" distB="0" distL="114300" distR="114300" simplePos="0" relativeHeight="251899904" behindDoc="0" locked="0" layoutInCell="1" allowOverlap="1" wp14:anchorId="4A11CFD6" wp14:editId="27BFFFF2">
                <wp:simplePos x="0" y="0"/>
                <wp:positionH relativeFrom="margin">
                  <wp:posOffset>3592674</wp:posOffset>
                </wp:positionH>
                <wp:positionV relativeFrom="paragraph">
                  <wp:posOffset>310695</wp:posOffset>
                </wp:positionV>
                <wp:extent cx="345056" cy="25209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45056" cy="252095"/>
                        </a:xfrm>
                        <a:prstGeom prst="rect">
                          <a:avLst/>
                        </a:prstGeom>
                        <a:solidFill>
                          <a:schemeClr val="bg1"/>
                        </a:solidFill>
                        <a:ln w="6350">
                          <a:noFill/>
                        </a:ln>
                      </wps:spPr>
                      <wps:txbx>
                        <w:txbxContent>
                          <w:p w14:paraId="677D52D7" w14:textId="6DA9189A" w:rsidR="00AB54C1" w:rsidRPr="00DC0827" w:rsidRDefault="00AB54C1" w:rsidP="00650F0C">
                            <w:pPr>
                              <w:jc w:val="center"/>
                              <w:rPr>
                                <w:b/>
                                <w:color w:val="FF0000"/>
                                <w:u w:val="single"/>
                              </w:rPr>
                            </w:pPr>
                            <w:r>
                              <w:rPr>
                                <w:b/>
                                <w:color w:val="FF0000"/>
                                <w:u w:val="single"/>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1CFD6" id="Text Box 54" o:spid="_x0000_s1043" type="#_x0000_t202" style="position:absolute;left:0;text-align:left;margin-left:282.9pt;margin-top:24.45pt;width:27.15pt;height:19.8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" fillcolor="white [3212]" stroked="f" strokeweight=".5pt">
                <v:textbox inset="0,0,0,0">
                  <w:txbxContent>
                    <w:p w14:paraId="677D52D7" w14:textId="6DA9189A" w:rsidR="00AB54C1" w:rsidRPr="00DC0827" w:rsidRDefault="00AB54C1" w:rsidP="00650F0C">
                      <w:pPr>
                        <w:jc w:val="center"/>
                        <w:rPr>
                          <w:b/>
                          <w:color w:val="FF0000"/>
                          <w:u w:val="single"/>
                        </w:rPr>
                      </w:pPr>
                      <w:r>
                        <w:rPr>
                          <w:b/>
                          <w:color w:val="FF0000"/>
                          <w:u w:val="single"/>
                        </w:rPr>
                        <w:t>d</w:t>
                      </w:r>
                    </w:p>
                  </w:txbxContent>
                </v:textbox>
                <w10:wrap anchorx="margin"/>
              </v:shape>
            </w:pict>
          </mc:Fallback>
        </mc:AlternateContent>
      </w:r>
      <w:r w:rsidR="00650F0C" w:rsidRPr="00650F0C">
        <w:rPr>
          <w:noProof/>
        </w:rPr>
        <mc:AlternateContent>
          <mc:Choice Requires="wps">
            <w:drawing>
              <wp:anchor distT="0" distB="0" distL="114300" distR="114300" simplePos="0" relativeHeight="251895808" behindDoc="0" locked="0" layoutInCell="1" allowOverlap="1" wp14:anchorId="60EC30EB" wp14:editId="0BCAAA47">
                <wp:simplePos x="0" y="0"/>
                <wp:positionH relativeFrom="column">
                  <wp:posOffset>3083560</wp:posOffset>
                </wp:positionH>
                <wp:positionV relativeFrom="paragraph">
                  <wp:posOffset>189230</wp:posOffset>
                </wp:positionV>
                <wp:extent cx="207010" cy="154940"/>
                <wp:effectExtent l="57150" t="38100" r="59690" b="92710"/>
                <wp:wrapNone/>
                <wp:docPr id="51" name="Straight Arrow Connector 51"/>
                <wp:cNvGraphicFramePr/>
                <a:graphic xmlns:a="http://schemas.openxmlformats.org/drawingml/2006/main">
                  <a:graphicData uri="http://schemas.microsoft.com/office/word/2010/wordprocessingShape">
                    <wps:wsp>
                      <wps:cNvCnPr/>
                      <wps:spPr>
                        <a:xfrm flipH="1" flipV="1">
                          <a:off x="0" y="0"/>
                          <a:ext cx="207010" cy="1549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5CAFA" id="Straight Arrow Connector 51" o:spid="_x0000_s1026" type="#_x0000_t32" style="position:absolute;margin-left:242.8pt;margin-top:14.9pt;width:16.3pt;height:12.2pt;flip:x 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" strokecolor="red" strokeweight="2.25pt">
                <v:stroke endarrow="block"/>
                <v:shadow on="t" color="black" opacity="24903f" origin=",.5" offset="0,.55556mm"/>
              </v:shape>
            </w:pict>
          </mc:Fallback>
        </mc:AlternateContent>
      </w:r>
      <w:r w:rsidR="00650F0C" w:rsidRPr="00650F0C">
        <w:rPr>
          <w:noProof/>
        </w:rPr>
        <mc:AlternateContent>
          <mc:Choice Requires="wps">
            <w:drawing>
              <wp:anchor distT="0" distB="0" distL="114300" distR="114300" simplePos="0" relativeHeight="251896832" behindDoc="0" locked="0" layoutInCell="1" allowOverlap="1" wp14:anchorId="6A5F7ED8" wp14:editId="78F32494">
                <wp:simplePos x="0" y="0"/>
                <wp:positionH relativeFrom="margin">
                  <wp:posOffset>3144101</wp:posOffset>
                </wp:positionH>
                <wp:positionV relativeFrom="paragraph">
                  <wp:posOffset>319321</wp:posOffset>
                </wp:positionV>
                <wp:extent cx="345056" cy="25209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45056" cy="252095"/>
                        </a:xfrm>
                        <a:prstGeom prst="rect">
                          <a:avLst/>
                        </a:prstGeom>
                        <a:solidFill>
                          <a:schemeClr val="bg1"/>
                        </a:solidFill>
                        <a:ln w="6350">
                          <a:noFill/>
                        </a:ln>
                      </wps:spPr>
                      <wps:txbx>
                        <w:txbxContent>
                          <w:p w14:paraId="37E2C9DC" w14:textId="75C025F6" w:rsidR="00AB54C1" w:rsidRPr="00DC0827" w:rsidRDefault="00AB54C1" w:rsidP="00650F0C">
                            <w:pPr>
                              <w:jc w:val="center"/>
                              <w:rPr>
                                <w:b/>
                                <w:color w:val="FF0000"/>
                                <w:u w:val="single"/>
                              </w:rPr>
                            </w:pPr>
                            <w:r>
                              <w:rPr>
                                <w:b/>
                                <w:color w:val="FF0000"/>
                                <w:u w:val="single"/>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F7ED8" id="Text Box 52" o:spid="_x0000_s1044" type="#_x0000_t202" style="position:absolute;left:0;text-align:left;margin-left:247.55pt;margin-top:25.15pt;width:27.15pt;height:19.8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" fillcolor="white [3212]" stroked="f" strokeweight=".5pt">
                <v:textbox inset="0,0,0,0">
                  <w:txbxContent>
                    <w:p w14:paraId="37E2C9DC" w14:textId="75C025F6" w:rsidR="00AB54C1" w:rsidRPr="00DC0827" w:rsidRDefault="00AB54C1" w:rsidP="00650F0C">
                      <w:pPr>
                        <w:jc w:val="center"/>
                        <w:rPr>
                          <w:b/>
                          <w:color w:val="FF0000"/>
                          <w:u w:val="single"/>
                        </w:rPr>
                      </w:pPr>
                      <w:r>
                        <w:rPr>
                          <w:b/>
                          <w:color w:val="FF0000"/>
                          <w:u w:val="single"/>
                        </w:rPr>
                        <w:t>c</w:t>
                      </w:r>
                    </w:p>
                  </w:txbxContent>
                </v:textbox>
                <w10:wrap anchorx="margin"/>
              </v:shape>
            </w:pict>
          </mc:Fallback>
        </mc:AlternateContent>
      </w:r>
      <w:r w:rsidR="00650F0C" w:rsidRPr="00650F0C">
        <w:rPr>
          <w:noProof/>
        </w:rPr>
        <mc:AlternateContent>
          <mc:Choice Requires="wps">
            <w:drawing>
              <wp:anchor distT="0" distB="0" distL="114300" distR="114300" simplePos="0" relativeHeight="251893760" behindDoc="0" locked="0" layoutInCell="1" allowOverlap="1" wp14:anchorId="69DA9B90" wp14:editId="22CF4A36">
                <wp:simplePos x="0" y="0"/>
                <wp:positionH relativeFrom="margin">
                  <wp:posOffset>2561590</wp:posOffset>
                </wp:positionH>
                <wp:positionV relativeFrom="paragraph">
                  <wp:posOffset>310515</wp:posOffset>
                </wp:positionV>
                <wp:extent cx="344805" cy="25209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44805" cy="252095"/>
                        </a:xfrm>
                        <a:prstGeom prst="rect">
                          <a:avLst/>
                        </a:prstGeom>
                        <a:solidFill>
                          <a:schemeClr val="bg1"/>
                        </a:solidFill>
                        <a:ln w="6350">
                          <a:noFill/>
                        </a:ln>
                      </wps:spPr>
                      <wps:txbx>
                        <w:txbxContent>
                          <w:p w14:paraId="15D0AB6D" w14:textId="11746DFE" w:rsidR="00AB54C1" w:rsidRPr="00DC0827" w:rsidRDefault="00AB54C1" w:rsidP="00650F0C">
                            <w:pPr>
                              <w:jc w:val="center"/>
                              <w:rPr>
                                <w:b/>
                                <w:color w:val="FF0000"/>
                                <w:u w:val="single"/>
                              </w:rPr>
                            </w:pPr>
                            <w:r>
                              <w:rPr>
                                <w:b/>
                                <w:color w:val="FF0000"/>
                                <w:u w:val="single"/>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9B90" id="Text Box 49" o:spid="_x0000_s1045" type="#_x0000_t202" style="position:absolute;left:0;text-align:left;margin-left:201.7pt;margin-top:24.45pt;width:27.15pt;height:19.8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" fillcolor="white [3212]" stroked="f" strokeweight=".5pt">
                <v:textbox inset="0,0,0,0">
                  <w:txbxContent>
                    <w:p w14:paraId="15D0AB6D" w14:textId="11746DFE" w:rsidR="00AB54C1" w:rsidRPr="00DC0827" w:rsidRDefault="00AB54C1" w:rsidP="00650F0C">
                      <w:pPr>
                        <w:jc w:val="center"/>
                        <w:rPr>
                          <w:b/>
                          <w:color w:val="FF0000"/>
                          <w:u w:val="single"/>
                        </w:rPr>
                      </w:pPr>
                      <w:r>
                        <w:rPr>
                          <w:b/>
                          <w:color w:val="FF0000"/>
                          <w:u w:val="single"/>
                        </w:rPr>
                        <w:t>b</w:t>
                      </w:r>
                    </w:p>
                  </w:txbxContent>
                </v:textbox>
                <w10:wrap anchorx="margin"/>
              </v:shape>
            </w:pict>
          </mc:Fallback>
        </mc:AlternateContent>
      </w:r>
      <w:r w:rsidR="00650F0C" w:rsidRPr="00650F0C">
        <w:rPr>
          <w:noProof/>
        </w:rPr>
        <mc:AlternateContent>
          <mc:Choice Requires="wps">
            <w:drawing>
              <wp:anchor distT="0" distB="0" distL="114300" distR="114300" simplePos="0" relativeHeight="251892736" behindDoc="0" locked="0" layoutInCell="1" allowOverlap="1" wp14:anchorId="18775D53" wp14:editId="055ECA9E">
                <wp:simplePos x="0" y="0"/>
                <wp:positionH relativeFrom="column">
                  <wp:posOffset>2501661</wp:posOffset>
                </wp:positionH>
                <wp:positionV relativeFrom="paragraph">
                  <wp:posOffset>219255</wp:posOffset>
                </wp:positionV>
                <wp:extent cx="207034" cy="155276"/>
                <wp:effectExtent l="57150" t="38100" r="59690" b="92710"/>
                <wp:wrapNone/>
                <wp:docPr id="48" name="Straight Arrow Connector 48"/>
                <wp:cNvGraphicFramePr/>
                <a:graphic xmlns:a="http://schemas.openxmlformats.org/drawingml/2006/main">
                  <a:graphicData uri="http://schemas.microsoft.com/office/word/2010/wordprocessingShape">
                    <wps:wsp>
                      <wps:cNvCnPr/>
                      <wps:spPr>
                        <a:xfrm flipH="1" flipV="1">
                          <a:off x="0" y="0"/>
                          <a:ext cx="207034" cy="15527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E9896" id="Straight Arrow Connector 48" o:spid="_x0000_s1026" type="#_x0000_t32" style="position:absolute;margin-left:197pt;margin-top:17.25pt;width:16.3pt;height:12.25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" strokecolor="red" strokeweight="2.25pt">
                <v:stroke endarrow="block"/>
                <v:shadow on="t" color="black" opacity="24903f" origin=",.5" offset="0,.55556mm"/>
              </v:shape>
            </w:pict>
          </mc:Fallback>
        </mc:AlternateContent>
      </w:r>
      <w:r w:rsidR="0089606C" w:rsidRPr="0089606C">
        <w:rPr>
          <w:noProof/>
        </w:rPr>
        <mc:AlternateContent>
          <mc:Choice Requires="wps">
            <w:drawing>
              <wp:anchor distT="0" distB="0" distL="114300" distR="114300" simplePos="0" relativeHeight="251890688" behindDoc="0" locked="0" layoutInCell="1" allowOverlap="1" wp14:anchorId="7753C725" wp14:editId="208FD070">
                <wp:simplePos x="0" y="0"/>
                <wp:positionH relativeFrom="margin">
                  <wp:posOffset>2082979</wp:posOffset>
                </wp:positionH>
                <wp:positionV relativeFrom="paragraph">
                  <wp:posOffset>318770</wp:posOffset>
                </wp:positionV>
                <wp:extent cx="345056" cy="25209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45056" cy="252095"/>
                        </a:xfrm>
                        <a:prstGeom prst="rect">
                          <a:avLst/>
                        </a:prstGeom>
                        <a:solidFill>
                          <a:schemeClr val="bg1"/>
                        </a:solidFill>
                        <a:ln w="6350">
                          <a:noFill/>
                        </a:ln>
                      </wps:spPr>
                      <wps:txbx>
                        <w:txbxContent>
                          <w:p w14:paraId="52975CCA" w14:textId="406A9863" w:rsidR="00AB54C1" w:rsidRPr="00DC0827" w:rsidRDefault="00AB54C1" w:rsidP="0089606C">
                            <w:pPr>
                              <w:jc w:val="center"/>
                              <w:rPr>
                                <w:b/>
                                <w:color w:val="FF0000"/>
                                <w:u w:val="single"/>
                              </w:rPr>
                            </w:pPr>
                            <w:r>
                              <w:rPr>
                                <w:b/>
                                <w:color w:val="FF0000"/>
                                <w:u w:val="single"/>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3C725" id="Text Box 47" o:spid="_x0000_s1046" type="#_x0000_t202" style="position:absolute;left:0;text-align:left;margin-left:164pt;margin-top:25.1pt;width:27.15pt;height:19.8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" fillcolor="white [3212]" stroked="f" strokeweight=".5pt">
                <v:textbox inset="0,0,0,0">
                  <w:txbxContent>
                    <w:p w14:paraId="52975CCA" w14:textId="406A9863" w:rsidR="00AB54C1" w:rsidRPr="00DC0827" w:rsidRDefault="00AB54C1" w:rsidP="0089606C">
                      <w:pPr>
                        <w:jc w:val="center"/>
                        <w:rPr>
                          <w:b/>
                          <w:color w:val="FF0000"/>
                          <w:u w:val="single"/>
                        </w:rPr>
                      </w:pPr>
                      <w:r>
                        <w:rPr>
                          <w:b/>
                          <w:color w:val="FF0000"/>
                          <w:u w:val="single"/>
                        </w:rPr>
                        <w:t>a</w:t>
                      </w:r>
                    </w:p>
                  </w:txbxContent>
                </v:textbox>
                <w10:wrap anchorx="margin"/>
              </v:shape>
            </w:pict>
          </mc:Fallback>
        </mc:AlternateContent>
      </w:r>
      <w:r w:rsidR="0089606C" w:rsidRPr="0089606C">
        <w:rPr>
          <w:noProof/>
        </w:rPr>
        <mc:AlternateContent>
          <mc:Choice Requires="wps">
            <w:drawing>
              <wp:anchor distT="0" distB="0" distL="114300" distR="114300" simplePos="0" relativeHeight="251889664" behindDoc="0" locked="0" layoutInCell="1" allowOverlap="1" wp14:anchorId="7093C1E5" wp14:editId="483C25A4">
                <wp:simplePos x="0" y="0"/>
                <wp:positionH relativeFrom="column">
                  <wp:posOffset>2022894</wp:posOffset>
                </wp:positionH>
                <wp:positionV relativeFrom="paragraph">
                  <wp:posOffset>189781</wp:posOffset>
                </wp:positionV>
                <wp:extent cx="207034" cy="155276"/>
                <wp:effectExtent l="57150" t="38100" r="59690" b="92710"/>
                <wp:wrapNone/>
                <wp:docPr id="46" name="Straight Arrow Connector 46"/>
                <wp:cNvGraphicFramePr/>
                <a:graphic xmlns:a="http://schemas.openxmlformats.org/drawingml/2006/main">
                  <a:graphicData uri="http://schemas.microsoft.com/office/word/2010/wordprocessingShape">
                    <wps:wsp>
                      <wps:cNvCnPr/>
                      <wps:spPr>
                        <a:xfrm flipH="1" flipV="1">
                          <a:off x="0" y="0"/>
                          <a:ext cx="207034" cy="15527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DD5FC" id="Straight Arrow Connector 46" o:spid="_x0000_s1026" type="#_x0000_t32" style="position:absolute;margin-left:159.3pt;margin-top:14.95pt;width:16.3pt;height:12.25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" strokecolor="red" strokeweight="2.25pt">
                <v:stroke endarrow="block"/>
                <v:shadow on="t" color="black" opacity="24903f" origin=",.5" offset="0,.55556mm"/>
              </v:shape>
            </w:pict>
          </mc:Fallback>
        </mc:AlternateContent>
      </w:r>
      <w:commentRangeStart w:id="14"/>
      <w:commentRangeEnd w:id="14"/>
      <w:r w:rsidR="00A114D1">
        <w:rPr>
          <w:noProof/>
        </w:rPr>
        <mc:AlternateContent>
          <mc:Choice Requires="wps">
            <w:drawing>
              <wp:anchor distT="0" distB="0" distL="114300" distR="114300" simplePos="0" relativeHeight="251848704" behindDoc="0" locked="0" layoutInCell="1" allowOverlap="1" wp14:anchorId="62E0D93F" wp14:editId="268897B3">
                <wp:simplePos x="0" y="0"/>
                <wp:positionH relativeFrom="column">
                  <wp:posOffset>357505</wp:posOffset>
                </wp:positionH>
                <wp:positionV relativeFrom="paragraph">
                  <wp:posOffset>16828</wp:posOffset>
                </wp:positionV>
                <wp:extent cx="838835" cy="27114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838835" cy="271145"/>
                        </a:xfrm>
                        <a:prstGeom prst="rect">
                          <a:avLst/>
                        </a:prstGeom>
                        <a:noFill/>
                        <a:ln w="6350">
                          <a:noFill/>
                        </a:ln>
                      </wps:spPr>
                      <wps:txbx>
                        <w:txbxContent>
                          <w:p w14:paraId="0B79AC87" w14:textId="070B3A4D" w:rsidR="00AB54C1" w:rsidRPr="00A75D27" w:rsidRDefault="00AB54C1" w:rsidP="00A114D1">
                            <w:pPr>
                              <w:jc w:val="cente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0D93F" id="Text Box 191" o:spid="_x0000_s1047" type="#_x0000_t202" style="position:absolute;left:0;text-align:left;margin-left:28.15pt;margin-top:1.35pt;width:66.05pt;height:21.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" filled="f" stroked="f" strokeweight=".5pt">
                <v:textbox>
                  <w:txbxContent>
                    <w:p w14:paraId="0B79AC87" w14:textId="070B3A4D" w:rsidR="00AB54C1" w:rsidRPr="00A75D27" w:rsidRDefault="00AB54C1" w:rsidP="00A114D1">
                      <w:pPr>
                        <w:jc w:val="center"/>
                        <w:rPr>
                          <w:sz w:val="18"/>
                        </w:rPr>
                      </w:pPr>
                    </w:p>
                  </w:txbxContent>
                </v:textbox>
              </v:shape>
            </w:pict>
          </mc:Fallback>
        </mc:AlternateContent>
      </w:r>
    </w:p>
    <w:p w14:paraId="5A289E13" w14:textId="6F934302" w:rsidR="002A278B" w:rsidRPr="002A278B" w:rsidRDefault="005C7DB1" w:rsidP="002A278B">
      <w:pPr>
        <w:pStyle w:val="Heading2"/>
      </w:pPr>
      <w:bookmarkStart w:id="15" w:name="_Toc10815491"/>
      <w:r>
        <w:t>Update User Account Information</w:t>
      </w:r>
      <w:bookmarkEnd w:id="15"/>
    </w:p>
    <w:p w14:paraId="6C94EA7B" w14:textId="06954F10" w:rsidR="00BE0244" w:rsidRDefault="00BE0244" w:rsidP="00BE0244">
      <w:pPr>
        <w:pStyle w:val="ListParagraph"/>
        <w:numPr>
          <w:ilvl w:val="0"/>
          <w:numId w:val="17"/>
        </w:numPr>
      </w:pPr>
      <w:r>
        <w:t xml:space="preserve">From the </w:t>
      </w:r>
      <w:r w:rsidR="00BD0712">
        <w:t>Employee D</w:t>
      </w:r>
      <w:r w:rsidR="002A278B">
        <w:t xml:space="preserve">ashboard click on </w:t>
      </w:r>
      <w:r w:rsidR="00BD0712">
        <w:t>P</w:t>
      </w:r>
      <w:r w:rsidR="002A278B">
        <w:t>rofile in the navigation bar</w:t>
      </w:r>
    </w:p>
    <w:p w14:paraId="32F8D38D" w14:textId="3AE72C7E" w:rsidR="00651250" w:rsidRDefault="00651250" w:rsidP="00651250">
      <w:pPr>
        <w:ind w:left="360"/>
        <w:jc w:val="center"/>
      </w:pPr>
      <w:r w:rsidRPr="00651250">
        <w:rPr>
          <w:noProof/>
        </w:rPr>
        <mc:AlternateContent>
          <mc:Choice Requires="wps">
            <w:drawing>
              <wp:anchor distT="0" distB="0" distL="114300" distR="114300" simplePos="0" relativeHeight="251925504" behindDoc="0" locked="0" layoutInCell="1" allowOverlap="1" wp14:anchorId="419A7FF6" wp14:editId="5E43ED30">
                <wp:simplePos x="0" y="0"/>
                <wp:positionH relativeFrom="margin">
                  <wp:posOffset>4377906</wp:posOffset>
                </wp:positionH>
                <wp:positionV relativeFrom="paragraph">
                  <wp:posOffset>317308</wp:posOffset>
                </wp:positionV>
                <wp:extent cx="551527" cy="252095"/>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551527" cy="252095"/>
                        </a:xfrm>
                        <a:prstGeom prst="rect">
                          <a:avLst/>
                        </a:prstGeom>
                        <a:solidFill>
                          <a:schemeClr val="bg1"/>
                        </a:solidFill>
                        <a:ln w="6350">
                          <a:noFill/>
                        </a:ln>
                      </wps:spPr>
                      <wps:txbx>
                        <w:txbxContent>
                          <w:p w14:paraId="498793DD" w14:textId="5637375E" w:rsidR="00651250" w:rsidRPr="00DC0827" w:rsidRDefault="00651250" w:rsidP="00651250">
                            <w:pPr>
                              <w:jc w:val="center"/>
                              <w:rPr>
                                <w:b/>
                                <w:color w:val="FF0000"/>
                                <w:u w:val="single"/>
                              </w:rPr>
                            </w:pPr>
                            <w:r>
                              <w:rPr>
                                <w:b/>
                                <w:color w:val="FF0000"/>
                                <w:u w:val="single"/>
                              </w:rPr>
                              <w:t>Step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A7FF6" id="Text Box 138" o:spid="_x0000_s1048" type="#_x0000_t202" style="position:absolute;left:0;text-align:left;margin-left:344.7pt;margin-top:25pt;width:43.45pt;height:19.8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" fillcolor="white [3212]" stroked="f" strokeweight=".5pt">
                <v:textbox inset="0,0,0,0">
                  <w:txbxContent>
                    <w:p w14:paraId="498793DD" w14:textId="5637375E" w:rsidR="00651250" w:rsidRPr="00DC0827" w:rsidRDefault="00651250" w:rsidP="00651250">
                      <w:pPr>
                        <w:jc w:val="center"/>
                        <w:rPr>
                          <w:b/>
                          <w:color w:val="FF0000"/>
                          <w:u w:val="single"/>
                        </w:rPr>
                      </w:pPr>
                      <w:r>
                        <w:rPr>
                          <w:b/>
                          <w:color w:val="FF0000"/>
                          <w:u w:val="single"/>
                        </w:rPr>
                        <w:t>Step 1</w:t>
                      </w:r>
                    </w:p>
                  </w:txbxContent>
                </v:textbox>
                <w10:wrap anchorx="margin"/>
              </v:shape>
            </w:pict>
          </mc:Fallback>
        </mc:AlternateContent>
      </w:r>
      <w:r w:rsidRPr="00651250">
        <w:rPr>
          <w:noProof/>
        </w:rPr>
        <mc:AlternateContent>
          <mc:Choice Requires="wps">
            <w:drawing>
              <wp:anchor distT="0" distB="0" distL="114300" distR="114300" simplePos="0" relativeHeight="251924480" behindDoc="0" locked="0" layoutInCell="1" allowOverlap="1" wp14:anchorId="4B635942" wp14:editId="05ABDA35">
                <wp:simplePos x="0" y="0"/>
                <wp:positionH relativeFrom="column">
                  <wp:posOffset>3998342</wp:posOffset>
                </wp:positionH>
                <wp:positionV relativeFrom="paragraph">
                  <wp:posOffset>187913</wp:posOffset>
                </wp:positionV>
                <wp:extent cx="431105" cy="241540"/>
                <wp:effectExtent l="57150" t="38100" r="64770" b="82550"/>
                <wp:wrapNone/>
                <wp:docPr id="137" name="Straight Arrow Connector 137"/>
                <wp:cNvGraphicFramePr/>
                <a:graphic xmlns:a="http://schemas.openxmlformats.org/drawingml/2006/main">
                  <a:graphicData uri="http://schemas.microsoft.com/office/word/2010/wordprocessingShape">
                    <wps:wsp>
                      <wps:cNvCnPr/>
                      <wps:spPr>
                        <a:xfrm flipH="1" flipV="1">
                          <a:off x="0" y="0"/>
                          <a:ext cx="431105" cy="2415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4AC08" id="Straight Arrow Connector 137" o:spid="_x0000_s1026" type="#_x0000_t32" style="position:absolute;margin-left:314.85pt;margin-top:14.8pt;width:33.95pt;height:19pt;flip:x 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" strokecolor="red" strokeweight="2.25pt">
                <v:stroke endarrow="block"/>
                <v:shadow on="t" color="black" opacity="24903f" origin=",.5" offset="0,.55556mm"/>
              </v:shape>
            </w:pict>
          </mc:Fallback>
        </mc:AlternateContent>
      </w:r>
      <w:r>
        <w:rPr>
          <w:noProof/>
        </w:rPr>
        <w:drawing>
          <wp:inline distT="0" distB="0" distL="0" distR="0" wp14:anchorId="25612D6C" wp14:editId="1C18430E">
            <wp:extent cx="5800692" cy="35661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692" cy="3566160"/>
                    </a:xfrm>
                    <a:prstGeom prst="rect">
                      <a:avLst/>
                    </a:prstGeom>
                  </pic:spPr>
                </pic:pic>
              </a:graphicData>
            </a:graphic>
          </wp:inline>
        </w:drawing>
      </w:r>
    </w:p>
    <w:p w14:paraId="7E59177E" w14:textId="0B557924" w:rsidR="00651250" w:rsidRDefault="00651250" w:rsidP="00651250">
      <w:r>
        <w:br w:type="page"/>
      </w:r>
    </w:p>
    <w:p w14:paraId="3CA675C7" w14:textId="276C85A9" w:rsidR="00B04B94" w:rsidRDefault="00B04B94" w:rsidP="00651250">
      <w:pPr>
        <w:pStyle w:val="ListParagraph"/>
        <w:numPr>
          <w:ilvl w:val="0"/>
          <w:numId w:val="17"/>
        </w:numPr>
      </w:pPr>
      <w:r>
        <w:lastRenderedPageBreak/>
        <w:t>On the profile page click on Edit Profile to edit information related to your profile</w:t>
      </w:r>
    </w:p>
    <w:p w14:paraId="09506669" w14:textId="2AA66357" w:rsidR="00B04B94" w:rsidRDefault="003920AC" w:rsidP="009F5A95">
      <w:pPr>
        <w:jc w:val="center"/>
      </w:pPr>
      <w:r w:rsidRPr="003920AC">
        <w:rPr>
          <w:noProof/>
        </w:rPr>
        <mc:AlternateContent>
          <mc:Choice Requires="wps">
            <w:drawing>
              <wp:anchor distT="0" distB="0" distL="114300" distR="114300" simplePos="0" relativeHeight="251934720" behindDoc="0" locked="0" layoutInCell="1" allowOverlap="1" wp14:anchorId="79E641C2" wp14:editId="7A59696F">
                <wp:simplePos x="0" y="0"/>
                <wp:positionH relativeFrom="column">
                  <wp:posOffset>1391716</wp:posOffset>
                </wp:positionH>
                <wp:positionV relativeFrom="paragraph">
                  <wp:posOffset>591082</wp:posOffset>
                </wp:positionV>
                <wp:extent cx="453542" cy="126543"/>
                <wp:effectExtent l="57150" t="57150" r="60960" b="102235"/>
                <wp:wrapNone/>
                <wp:docPr id="152" name="Straight Arrow Connector 152"/>
                <wp:cNvGraphicFramePr/>
                <a:graphic xmlns:a="http://schemas.openxmlformats.org/drawingml/2006/main">
                  <a:graphicData uri="http://schemas.microsoft.com/office/word/2010/wordprocessingShape">
                    <wps:wsp>
                      <wps:cNvCnPr/>
                      <wps:spPr>
                        <a:xfrm flipH="1">
                          <a:off x="0" y="0"/>
                          <a:ext cx="453542" cy="126543"/>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F5EE2" id="Straight Arrow Connector 152" o:spid="_x0000_s1026" type="#_x0000_t32" style="position:absolute;margin-left:109.6pt;margin-top:46.55pt;width:35.7pt;height:9.9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" strokecolor="red" strokeweight="2.25pt">
                <v:stroke endarrow="block"/>
                <v:shadow on="t" color="black" opacity="24903f" origin=",.5" offset="0,.55556mm"/>
              </v:shape>
            </w:pict>
          </mc:Fallback>
        </mc:AlternateContent>
      </w:r>
      <w:r w:rsidRPr="003920AC">
        <w:rPr>
          <w:noProof/>
        </w:rPr>
        <mc:AlternateContent>
          <mc:Choice Requires="wps">
            <w:drawing>
              <wp:anchor distT="0" distB="0" distL="114300" distR="114300" simplePos="0" relativeHeight="251935744" behindDoc="0" locked="0" layoutInCell="1" allowOverlap="1" wp14:anchorId="6A999B43" wp14:editId="64C9BF5B">
                <wp:simplePos x="0" y="0"/>
                <wp:positionH relativeFrom="column">
                  <wp:posOffset>1793214</wp:posOffset>
                </wp:positionH>
                <wp:positionV relativeFrom="paragraph">
                  <wp:posOffset>424688</wp:posOffset>
                </wp:positionV>
                <wp:extent cx="621030" cy="292735"/>
                <wp:effectExtent l="0" t="0" r="7620" b="0"/>
                <wp:wrapNone/>
                <wp:docPr id="153" name="Text Box 153"/>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3EE942FC" w14:textId="5B412586" w:rsidR="003920AC" w:rsidRPr="003920AC" w:rsidRDefault="003920AC" w:rsidP="003920AC">
                            <w:pPr>
                              <w:rPr>
                                <w:b/>
                                <w:color w:val="FF0000"/>
                                <w:u w:val="single"/>
                              </w:rPr>
                            </w:pPr>
                            <w:r>
                              <w:rPr>
                                <w:b/>
                                <w:color w:val="FF0000"/>
                                <w:u w:val="single"/>
                              </w:rP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99B43" id="Text Box 153" o:spid="_x0000_s1049" type="#_x0000_t202" style="position:absolute;left:0;text-align:left;margin-left:141.2pt;margin-top:33.45pt;width:48.9pt;height:23.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" fillcolor="white [3201]" stroked="f" strokeweight=".5pt">
                <v:textbox>
                  <w:txbxContent>
                    <w:p w14:paraId="3EE942FC" w14:textId="5B412586" w:rsidR="003920AC" w:rsidRPr="003920AC" w:rsidRDefault="003920AC" w:rsidP="003920AC">
                      <w:pPr>
                        <w:rPr>
                          <w:b/>
                          <w:color w:val="FF0000"/>
                          <w:u w:val="single"/>
                        </w:rPr>
                      </w:pPr>
                      <w:r>
                        <w:rPr>
                          <w:b/>
                          <w:color w:val="FF0000"/>
                          <w:u w:val="single"/>
                        </w:rPr>
                        <w:t>Step 2</w:t>
                      </w:r>
                    </w:p>
                  </w:txbxContent>
                </v:textbox>
              </v:shape>
            </w:pict>
          </mc:Fallback>
        </mc:AlternateContent>
      </w:r>
      <w:r w:rsidR="009F5A95">
        <w:rPr>
          <w:noProof/>
        </w:rPr>
        <w:drawing>
          <wp:inline distT="0" distB="0" distL="0" distR="0" wp14:anchorId="2760820C" wp14:editId="0238C414">
            <wp:extent cx="5503653" cy="3774440"/>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9017" cy="3791835"/>
                    </a:xfrm>
                    <a:prstGeom prst="rect">
                      <a:avLst/>
                    </a:prstGeom>
                  </pic:spPr>
                </pic:pic>
              </a:graphicData>
            </a:graphic>
          </wp:inline>
        </w:drawing>
      </w:r>
    </w:p>
    <w:p w14:paraId="5FCC2CCD" w14:textId="0F1F3E51" w:rsidR="00651250" w:rsidRDefault="00651250" w:rsidP="00651250">
      <w:pPr>
        <w:pStyle w:val="ListParagraph"/>
        <w:numPr>
          <w:ilvl w:val="0"/>
          <w:numId w:val="17"/>
        </w:numPr>
      </w:pPr>
      <w:r>
        <w:t xml:space="preserve">Once on the </w:t>
      </w:r>
      <w:r w:rsidR="00B04B94">
        <w:t>Edit Profile page update the desired information</w:t>
      </w:r>
    </w:p>
    <w:p w14:paraId="36DF9847" w14:textId="6914FECA" w:rsidR="00651250" w:rsidRDefault="00651250" w:rsidP="00651250">
      <w:pPr>
        <w:pStyle w:val="ListParagraph"/>
        <w:numPr>
          <w:ilvl w:val="0"/>
          <w:numId w:val="17"/>
        </w:numPr>
      </w:pPr>
      <w:r>
        <w:t>Click on Save Changes to commit changes to the profile</w:t>
      </w:r>
    </w:p>
    <w:p w14:paraId="622A630D" w14:textId="249613E1" w:rsidR="00651250" w:rsidRDefault="003920AC" w:rsidP="0054018D">
      <w:pPr>
        <w:jc w:val="center"/>
      </w:pPr>
      <w:r>
        <w:rPr>
          <w:noProof/>
        </w:rPr>
        <mc:AlternateContent>
          <mc:Choice Requires="wps">
            <w:drawing>
              <wp:anchor distT="0" distB="0" distL="114300" distR="114300" simplePos="0" relativeHeight="251932672" behindDoc="0" locked="0" layoutInCell="1" allowOverlap="1" wp14:anchorId="402F66F4" wp14:editId="4870E93F">
                <wp:simplePos x="0" y="0"/>
                <wp:positionH relativeFrom="column">
                  <wp:posOffset>3549769</wp:posOffset>
                </wp:positionH>
                <wp:positionV relativeFrom="paragraph">
                  <wp:posOffset>3324008</wp:posOffset>
                </wp:positionV>
                <wp:extent cx="966158" cy="51783"/>
                <wp:effectExtent l="0" t="95250" r="43815" b="100965"/>
                <wp:wrapNone/>
                <wp:docPr id="151" name="Straight Arrow Connector 151"/>
                <wp:cNvGraphicFramePr/>
                <a:graphic xmlns:a="http://schemas.openxmlformats.org/drawingml/2006/main">
                  <a:graphicData uri="http://schemas.microsoft.com/office/word/2010/wordprocessingShape">
                    <wps:wsp>
                      <wps:cNvCnPr/>
                      <wps:spPr>
                        <a:xfrm flipH="1" flipV="1">
                          <a:off x="0" y="0"/>
                          <a:ext cx="966158" cy="51783"/>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D7128" id="Straight Arrow Connector 151" o:spid="_x0000_s1026" type="#_x0000_t32" style="position:absolute;margin-left:279.5pt;margin-top:261.75pt;width:76.1pt;height:4.1pt;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" strokecolor="red" strokeweight="2.25pt">
                <v:stroke endarrow="block"/>
                <v:shadow on="t" color="black" opacity="24903f" origin=",.5" offset="0,.55556mm"/>
              </v:shape>
            </w:pict>
          </mc:Fallback>
        </mc:AlternateContent>
      </w:r>
      <w:r>
        <w:rPr>
          <w:noProof/>
        </w:rPr>
        <mc:AlternateContent>
          <mc:Choice Requires="wps">
            <w:drawing>
              <wp:anchor distT="0" distB="0" distL="114300" distR="114300" simplePos="0" relativeHeight="251930624" behindDoc="0" locked="0" layoutInCell="1" allowOverlap="1" wp14:anchorId="476E81D8" wp14:editId="39683249">
                <wp:simplePos x="0" y="0"/>
                <wp:positionH relativeFrom="column">
                  <wp:posOffset>4498508</wp:posOffset>
                </wp:positionH>
                <wp:positionV relativeFrom="paragraph">
                  <wp:posOffset>3246073</wp:posOffset>
                </wp:positionV>
                <wp:extent cx="621102" cy="293298"/>
                <wp:effectExtent l="0" t="0" r="7620" b="0"/>
                <wp:wrapNone/>
                <wp:docPr id="150" name="Text Box 150"/>
                <wp:cNvGraphicFramePr/>
                <a:graphic xmlns:a="http://schemas.openxmlformats.org/drawingml/2006/main">
                  <a:graphicData uri="http://schemas.microsoft.com/office/word/2010/wordprocessingShape">
                    <wps:wsp>
                      <wps:cNvSpPr txBox="1"/>
                      <wps:spPr>
                        <a:xfrm>
                          <a:off x="0" y="0"/>
                          <a:ext cx="621102" cy="293298"/>
                        </a:xfrm>
                        <a:prstGeom prst="rect">
                          <a:avLst/>
                        </a:prstGeom>
                        <a:solidFill>
                          <a:schemeClr val="lt1"/>
                        </a:solidFill>
                        <a:ln w="6350">
                          <a:noFill/>
                        </a:ln>
                      </wps:spPr>
                      <wps:txbx>
                        <w:txbxContent>
                          <w:p w14:paraId="72746CE2" w14:textId="0C26D921" w:rsidR="003920AC" w:rsidRPr="003920AC" w:rsidRDefault="003920AC" w:rsidP="003920AC">
                            <w:pPr>
                              <w:rPr>
                                <w:b/>
                                <w:color w:val="FF0000"/>
                                <w:u w:val="single"/>
                              </w:rPr>
                            </w:pPr>
                            <w:r>
                              <w:rPr>
                                <w:b/>
                                <w:color w:val="FF0000"/>
                                <w:u w:val="single"/>
                              </w:rPr>
                              <w:t>Step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E81D8" id="Text Box 150" o:spid="_x0000_s1050" type="#_x0000_t202" style="position:absolute;left:0;text-align:left;margin-left:354.2pt;margin-top:255.6pt;width:48.9pt;height:23.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" fillcolor="white [3201]" stroked="f" strokeweight=".5pt">
                <v:textbox>
                  <w:txbxContent>
                    <w:p w14:paraId="72746CE2" w14:textId="0C26D921" w:rsidR="003920AC" w:rsidRPr="003920AC" w:rsidRDefault="003920AC" w:rsidP="003920AC">
                      <w:pPr>
                        <w:rPr>
                          <w:b/>
                          <w:color w:val="FF0000"/>
                          <w:u w:val="single"/>
                        </w:rPr>
                      </w:pPr>
                      <w:r>
                        <w:rPr>
                          <w:b/>
                          <w:color w:val="FF0000"/>
                          <w:u w:val="single"/>
                        </w:rPr>
                        <w:t>Step 4</w:t>
                      </w:r>
                    </w:p>
                  </w:txbxContent>
                </v:textbox>
              </v:shape>
            </w:pict>
          </mc:Fallback>
        </mc:AlternateContent>
      </w:r>
      <w:r>
        <w:rPr>
          <w:noProof/>
        </w:rPr>
        <mc:AlternateContent>
          <mc:Choice Requires="wps">
            <w:drawing>
              <wp:anchor distT="0" distB="0" distL="114300" distR="114300" simplePos="0" relativeHeight="251928576" behindDoc="0" locked="0" layoutInCell="1" allowOverlap="1" wp14:anchorId="42E834E4" wp14:editId="1FE39A1D">
                <wp:simplePos x="0" y="0"/>
                <wp:positionH relativeFrom="column">
                  <wp:posOffset>4360653</wp:posOffset>
                </wp:positionH>
                <wp:positionV relativeFrom="paragraph">
                  <wp:posOffset>391052</wp:posOffset>
                </wp:positionV>
                <wp:extent cx="621102" cy="293298"/>
                <wp:effectExtent l="0" t="0" r="7620" b="0"/>
                <wp:wrapNone/>
                <wp:docPr id="149" name="Text Box 149"/>
                <wp:cNvGraphicFramePr/>
                <a:graphic xmlns:a="http://schemas.openxmlformats.org/drawingml/2006/main">
                  <a:graphicData uri="http://schemas.microsoft.com/office/word/2010/wordprocessingShape">
                    <wps:wsp>
                      <wps:cNvSpPr txBox="1"/>
                      <wps:spPr>
                        <a:xfrm>
                          <a:off x="0" y="0"/>
                          <a:ext cx="621102" cy="293298"/>
                        </a:xfrm>
                        <a:prstGeom prst="rect">
                          <a:avLst/>
                        </a:prstGeom>
                        <a:solidFill>
                          <a:schemeClr val="lt1"/>
                        </a:solidFill>
                        <a:ln w="6350">
                          <a:noFill/>
                        </a:ln>
                      </wps:spPr>
                      <wps:txbx>
                        <w:txbxContent>
                          <w:p w14:paraId="5F95F57A" w14:textId="4BA2B4F1" w:rsidR="003920AC" w:rsidRPr="003920AC" w:rsidRDefault="003920AC">
                            <w:pPr>
                              <w:rPr>
                                <w:b/>
                                <w:color w:val="FF0000"/>
                                <w:u w:val="single"/>
                              </w:rPr>
                            </w:pPr>
                            <w:r w:rsidRPr="003920AC">
                              <w:rPr>
                                <w:b/>
                                <w:color w:val="FF0000"/>
                                <w:u w:val="single"/>
                              </w:rP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834E4" id="Text Box 149" o:spid="_x0000_s1051" type="#_x0000_t202" style="position:absolute;left:0;text-align:left;margin-left:343.35pt;margin-top:30.8pt;width:48.9pt;height:23.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" fillcolor="white [3201]" stroked="f" strokeweight=".5pt">
                <v:textbox>
                  <w:txbxContent>
                    <w:p w14:paraId="5F95F57A" w14:textId="4BA2B4F1" w:rsidR="003920AC" w:rsidRPr="003920AC" w:rsidRDefault="003920AC">
                      <w:pPr>
                        <w:rPr>
                          <w:b/>
                          <w:color w:val="FF0000"/>
                          <w:u w:val="single"/>
                        </w:rPr>
                      </w:pPr>
                      <w:r w:rsidRPr="003920AC">
                        <w:rPr>
                          <w:b/>
                          <w:color w:val="FF0000"/>
                          <w:u w:val="single"/>
                        </w:rPr>
                        <w:t>Step 3</w:t>
                      </w:r>
                    </w:p>
                  </w:txbxContent>
                </v:textbox>
              </v:shape>
            </w:pict>
          </mc:Fallback>
        </mc:AlternateContent>
      </w:r>
      <w:r>
        <w:rPr>
          <w:noProof/>
        </w:rPr>
        <mc:AlternateContent>
          <mc:Choice Requires="wps">
            <w:drawing>
              <wp:anchor distT="0" distB="0" distL="114300" distR="114300" simplePos="0" relativeHeight="251927552" behindDoc="0" locked="0" layoutInCell="1" allowOverlap="1" wp14:anchorId="4EA8C069" wp14:editId="5A120B15">
                <wp:simplePos x="0" y="0"/>
                <wp:positionH relativeFrom="column">
                  <wp:posOffset>4671204</wp:posOffset>
                </wp:positionH>
                <wp:positionV relativeFrom="paragraph">
                  <wp:posOffset>684350</wp:posOffset>
                </wp:positionV>
                <wp:extent cx="8626" cy="207034"/>
                <wp:effectExtent l="114300" t="38100" r="86995" b="78740"/>
                <wp:wrapNone/>
                <wp:docPr id="148" name="Straight Arrow Connector 148"/>
                <wp:cNvGraphicFramePr/>
                <a:graphic xmlns:a="http://schemas.openxmlformats.org/drawingml/2006/main">
                  <a:graphicData uri="http://schemas.microsoft.com/office/word/2010/wordprocessingShape">
                    <wps:wsp>
                      <wps:cNvCnPr/>
                      <wps:spPr>
                        <a:xfrm flipH="1">
                          <a:off x="0" y="0"/>
                          <a:ext cx="8626" cy="207034"/>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9D72E12" id="Straight Arrow Connector 148" o:spid="_x0000_s1026" type="#_x0000_t32" style="position:absolute;margin-left:367.8pt;margin-top:53.9pt;width:.7pt;height:16.3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" strokecolor="red" strokeweight="2.25pt">
                <v:stroke endarrow="block"/>
                <v:shadow on="t" color="black" opacity="24903f" origin=",.5" offset="0,.55556mm"/>
              </v:shape>
            </w:pict>
          </mc:Fallback>
        </mc:AlternateContent>
      </w:r>
      <w:r>
        <w:rPr>
          <w:noProof/>
        </w:rPr>
        <mc:AlternateContent>
          <mc:Choice Requires="wps">
            <w:drawing>
              <wp:anchor distT="0" distB="0" distL="114300" distR="114300" simplePos="0" relativeHeight="251926528" behindDoc="0" locked="0" layoutInCell="1" allowOverlap="1" wp14:anchorId="7F29F5AB" wp14:editId="16F74029">
                <wp:simplePos x="0" y="0"/>
                <wp:positionH relativeFrom="column">
                  <wp:posOffset>625415</wp:posOffset>
                </wp:positionH>
                <wp:positionV relativeFrom="paragraph">
                  <wp:posOffset>917263</wp:posOffset>
                </wp:positionV>
                <wp:extent cx="5236234" cy="2303253"/>
                <wp:effectExtent l="19050" t="19050" r="21590" b="20955"/>
                <wp:wrapNone/>
                <wp:docPr id="147" name="Rectangle 147"/>
                <wp:cNvGraphicFramePr/>
                <a:graphic xmlns:a="http://schemas.openxmlformats.org/drawingml/2006/main">
                  <a:graphicData uri="http://schemas.microsoft.com/office/word/2010/wordprocessingShape">
                    <wps:wsp>
                      <wps:cNvSpPr/>
                      <wps:spPr>
                        <a:xfrm>
                          <a:off x="0" y="0"/>
                          <a:ext cx="5236234" cy="2303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09EBD" id="Rectangle 147" o:spid="_x0000_s1026" style="position:absolute;margin-left:49.25pt;margin-top:72.25pt;width:412.3pt;height:181.3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" filled="f" strokecolor="red" strokeweight="2.25pt"/>
            </w:pict>
          </mc:Fallback>
        </mc:AlternateContent>
      </w:r>
      <w:r w:rsidR="0024511B">
        <w:rPr>
          <w:noProof/>
        </w:rPr>
        <w:drawing>
          <wp:inline distT="0" distB="0" distL="0" distR="0" wp14:anchorId="269BA439" wp14:editId="7F531406">
            <wp:extent cx="5785753" cy="3566160"/>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5753" cy="3566160"/>
                    </a:xfrm>
                    <a:prstGeom prst="rect">
                      <a:avLst/>
                    </a:prstGeom>
                  </pic:spPr>
                </pic:pic>
              </a:graphicData>
            </a:graphic>
          </wp:inline>
        </w:drawing>
      </w:r>
    </w:p>
    <w:p w14:paraId="1424538F" w14:textId="36E33474" w:rsidR="00280EF0" w:rsidRDefault="00280EF0" w:rsidP="00280EF0">
      <w:pPr>
        <w:pStyle w:val="Heading2"/>
      </w:pPr>
      <w:bookmarkStart w:id="16" w:name="_Toc10815492"/>
      <w:r>
        <w:lastRenderedPageBreak/>
        <w:t xml:space="preserve">Selecting Available </w:t>
      </w:r>
      <w:r w:rsidR="0018614B">
        <w:t>Shifts</w:t>
      </w:r>
      <w:bookmarkEnd w:id="16"/>
    </w:p>
    <w:p w14:paraId="2610F84D" w14:textId="3B608E21" w:rsidR="00280EF0" w:rsidRDefault="00295CF4" w:rsidP="004F5F6C">
      <w:pPr>
        <w:pStyle w:val="ListParagraph"/>
        <w:numPr>
          <w:ilvl w:val="0"/>
          <w:numId w:val="27"/>
        </w:numPr>
      </w:pPr>
      <w:r>
        <w:t xml:space="preserve">From main </w:t>
      </w:r>
      <w:r w:rsidR="00BD0712">
        <w:t xml:space="preserve">Employee </w:t>
      </w:r>
      <w:r>
        <w:t xml:space="preserve">dashboard click on the </w:t>
      </w:r>
      <w:r w:rsidR="00BD0712">
        <w:t>A</w:t>
      </w:r>
      <w:r>
        <w:t xml:space="preserve">vailable </w:t>
      </w:r>
      <w:r w:rsidR="00BD0712">
        <w:t>S</w:t>
      </w:r>
      <w:r>
        <w:t>hifts button</w:t>
      </w:r>
    </w:p>
    <w:p w14:paraId="43146A88" w14:textId="77777777" w:rsidR="000D46C8" w:rsidRDefault="00295CF4" w:rsidP="004F5F6C">
      <w:pPr>
        <w:pStyle w:val="ListParagraph"/>
        <w:numPr>
          <w:ilvl w:val="0"/>
          <w:numId w:val="27"/>
        </w:numPr>
      </w:pPr>
      <w:r>
        <w:t xml:space="preserve">Once on the </w:t>
      </w:r>
      <w:r w:rsidR="00BD0712">
        <w:t>A</w:t>
      </w:r>
      <w:r>
        <w:t xml:space="preserve">vailable </w:t>
      </w:r>
      <w:r w:rsidR="00BD0712">
        <w:t>S</w:t>
      </w:r>
      <w:r>
        <w:t xml:space="preserve">hifts page check the box next the shift/shifts you wish to </w:t>
      </w:r>
      <w:r w:rsidR="00053335">
        <w:t>request</w:t>
      </w:r>
      <w:r>
        <w:t xml:space="preserve"> </w:t>
      </w:r>
    </w:p>
    <w:p w14:paraId="7689E132" w14:textId="5DAD0E1B" w:rsidR="00295CF4" w:rsidRDefault="00A63801" w:rsidP="000D46C8">
      <w:pPr>
        <w:jc w:val="center"/>
      </w:pPr>
      <w:r w:rsidRPr="00A63801">
        <w:rPr>
          <w:noProof/>
        </w:rPr>
        <mc:AlternateContent>
          <mc:Choice Requires="wps">
            <w:drawing>
              <wp:anchor distT="0" distB="0" distL="114300" distR="114300" simplePos="0" relativeHeight="251962368" behindDoc="0" locked="0" layoutInCell="1" allowOverlap="1" wp14:anchorId="4EBCE4EA" wp14:editId="474931AD">
                <wp:simplePos x="0" y="0"/>
                <wp:positionH relativeFrom="column">
                  <wp:posOffset>2678329</wp:posOffset>
                </wp:positionH>
                <wp:positionV relativeFrom="paragraph">
                  <wp:posOffset>367996</wp:posOffset>
                </wp:positionV>
                <wp:extent cx="621030" cy="292735"/>
                <wp:effectExtent l="0" t="0" r="7620" b="0"/>
                <wp:wrapNone/>
                <wp:docPr id="176" name="Text Box 176"/>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59F2CCDA" w14:textId="76A404A8" w:rsidR="00A63801" w:rsidRPr="003920AC" w:rsidRDefault="00A63801" w:rsidP="00A63801">
                            <w:pPr>
                              <w:rPr>
                                <w:b/>
                                <w:color w:val="FF0000"/>
                                <w:u w:val="single"/>
                              </w:rPr>
                            </w:pPr>
                            <w:r>
                              <w:rPr>
                                <w:b/>
                                <w:color w:val="FF0000"/>
                                <w:u w:val="single"/>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CE4EA" id="Text Box 176" o:spid="_x0000_s1052" type="#_x0000_t202" style="position:absolute;left:0;text-align:left;margin-left:210.9pt;margin-top:29pt;width:48.9pt;height:23.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" fillcolor="white [3201]" stroked="f" strokeweight=".5pt">
                <v:textbox>
                  <w:txbxContent>
                    <w:p w14:paraId="59F2CCDA" w14:textId="76A404A8" w:rsidR="00A63801" w:rsidRPr="003920AC" w:rsidRDefault="00A63801" w:rsidP="00A63801">
                      <w:pPr>
                        <w:rPr>
                          <w:b/>
                          <w:color w:val="FF0000"/>
                          <w:u w:val="single"/>
                        </w:rPr>
                      </w:pPr>
                      <w:r>
                        <w:rPr>
                          <w:b/>
                          <w:color w:val="FF0000"/>
                          <w:u w:val="single"/>
                        </w:rPr>
                        <w:t>Step 1</w:t>
                      </w:r>
                    </w:p>
                  </w:txbxContent>
                </v:textbox>
              </v:shape>
            </w:pict>
          </mc:Fallback>
        </mc:AlternateContent>
      </w:r>
      <w:r w:rsidRPr="00A63801">
        <w:rPr>
          <w:noProof/>
        </w:rPr>
        <mc:AlternateContent>
          <mc:Choice Requires="wps">
            <w:drawing>
              <wp:anchor distT="0" distB="0" distL="114300" distR="114300" simplePos="0" relativeHeight="251961344" behindDoc="0" locked="0" layoutInCell="1" allowOverlap="1" wp14:anchorId="5EE1C4CB" wp14:editId="53BC9855">
                <wp:simplePos x="0" y="0"/>
                <wp:positionH relativeFrom="column">
                  <wp:posOffset>2657120</wp:posOffset>
                </wp:positionH>
                <wp:positionV relativeFrom="paragraph">
                  <wp:posOffset>165709</wp:posOffset>
                </wp:positionV>
                <wp:extent cx="219075" cy="380365"/>
                <wp:effectExtent l="57150" t="38100" r="66675" b="76835"/>
                <wp:wrapNone/>
                <wp:docPr id="175" name="Straight Arrow Connector 175"/>
                <wp:cNvGraphicFramePr/>
                <a:graphic xmlns:a="http://schemas.openxmlformats.org/drawingml/2006/main">
                  <a:graphicData uri="http://schemas.microsoft.com/office/word/2010/wordprocessingShape">
                    <wps:wsp>
                      <wps:cNvCnPr/>
                      <wps:spPr>
                        <a:xfrm flipH="1" flipV="1">
                          <a:off x="0" y="0"/>
                          <a:ext cx="219075" cy="38036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F018A" id="Straight Arrow Connector 175" o:spid="_x0000_s1026" type="#_x0000_t32" style="position:absolute;margin-left:209.2pt;margin-top:13.05pt;width:17.25pt;height:29.95pt;flip:x 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" strokecolor="red" strokeweight="2.25pt">
                <v:stroke endarrow="block"/>
                <v:shadow on="t" color="black" opacity="24903f" origin=",.5" offset="0,.55556mm"/>
              </v:shape>
            </w:pict>
          </mc:Fallback>
        </mc:AlternateContent>
      </w:r>
      <w:r w:rsidR="0054018D" w:rsidRPr="0054018D">
        <w:rPr>
          <w:noProof/>
        </w:rPr>
        <mc:AlternateContent>
          <mc:Choice Requires="wps">
            <w:drawing>
              <wp:anchor distT="0" distB="0" distL="114300" distR="114300" simplePos="0" relativeHeight="251943936" behindDoc="0" locked="0" layoutInCell="1" allowOverlap="1" wp14:anchorId="5EA24B6C" wp14:editId="17F21314">
                <wp:simplePos x="0" y="0"/>
                <wp:positionH relativeFrom="column">
                  <wp:posOffset>1954276</wp:posOffset>
                </wp:positionH>
                <wp:positionV relativeFrom="paragraph">
                  <wp:posOffset>280746</wp:posOffset>
                </wp:positionV>
                <wp:extent cx="621030" cy="292735"/>
                <wp:effectExtent l="0" t="0" r="7620" b="0"/>
                <wp:wrapNone/>
                <wp:docPr id="161" name="Text Box 161"/>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732CA1F3" w14:textId="0DBC1D78" w:rsidR="0054018D" w:rsidRPr="003920AC" w:rsidRDefault="0054018D" w:rsidP="0054018D">
                            <w:pPr>
                              <w:rPr>
                                <w:b/>
                                <w:color w:val="FF0000"/>
                                <w:u w:val="single"/>
                              </w:rPr>
                            </w:pPr>
                            <w:r>
                              <w:rPr>
                                <w:b/>
                                <w:color w:val="FF0000"/>
                                <w:u w:val="single"/>
                              </w:rP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24B6C" id="Text Box 161" o:spid="_x0000_s1053" type="#_x0000_t202" style="position:absolute;left:0;text-align:left;margin-left:153.9pt;margin-top:22.1pt;width:48.9pt;height:23.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" fillcolor="white [3201]" stroked="f" strokeweight=".5pt">
                <v:textbox>
                  <w:txbxContent>
                    <w:p w14:paraId="732CA1F3" w14:textId="0DBC1D78" w:rsidR="0054018D" w:rsidRPr="003920AC" w:rsidRDefault="0054018D" w:rsidP="0054018D">
                      <w:pPr>
                        <w:rPr>
                          <w:b/>
                          <w:color w:val="FF0000"/>
                          <w:u w:val="single"/>
                        </w:rPr>
                      </w:pPr>
                      <w:r>
                        <w:rPr>
                          <w:b/>
                          <w:color w:val="FF0000"/>
                          <w:u w:val="single"/>
                        </w:rPr>
                        <w:t>Step 3</w:t>
                      </w:r>
                    </w:p>
                  </w:txbxContent>
                </v:textbox>
              </v:shape>
            </w:pict>
          </mc:Fallback>
        </mc:AlternateContent>
      </w:r>
      <w:r w:rsidR="0054018D" w:rsidRPr="0054018D">
        <w:rPr>
          <w:noProof/>
        </w:rPr>
        <mc:AlternateContent>
          <mc:Choice Requires="wps">
            <w:drawing>
              <wp:anchor distT="0" distB="0" distL="114300" distR="114300" simplePos="0" relativeHeight="251942912" behindDoc="0" locked="0" layoutInCell="1" allowOverlap="1" wp14:anchorId="1210DF71" wp14:editId="3CD2A954">
                <wp:simplePos x="0" y="0"/>
                <wp:positionH relativeFrom="column">
                  <wp:posOffset>1472183</wp:posOffset>
                </wp:positionH>
                <wp:positionV relativeFrom="paragraph">
                  <wp:posOffset>406958</wp:posOffset>
                </wp:positionV>
                <wp:extent cx="468173" cy="45719"/>
                <wp:effectExtent l="0" t="95250" r="46355" b="107315"/>
                <wp:wrapNone/>
                <wp:docPr id="160" name="Straight Arrow Connector 160"/>
                <wp:cNvGraphicFramePr/>
                <a:graphic xmlns:a="http://schemas.openxmlformats.org/drawingml/2006/main">
                  <a:graphicData uri="http://schemas.microsoft.com/office/word/2010/wordprocessingShape">
                    <wps:wsp>
                      <wps:cNvCnPr/>
                      <wps:spPr>
                        <a:xfrm flipH="1" flipV="1">
                          <a:off x="0" y="0"/>
                          <a:ext cx="468173" cy="45719"/>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0637" id="Straight Arrow Connector 160" o:spid="_x0000_s1026" type="#_x0000_t32" style="position:absolute;margin-left:115.9pt;margin-top:32.05pt;width:36.85pt;height:3.6pt;flip:x 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" strokecolor="red" strokeweight="2.25pt">
                <v:stroke endarrow="block"/>
                <v:shadow on="t" color="black" opacity="24903f" origin=",.5" offset="0,.55556mm"/>
              </v:shape>
            </w:pict>
          </mc:Fallback>
        </mc:AlternateContent>
      </w:r>
      <w:r w:rsidR="0054018D" w:rsidRPr="0054018D">
        <w:rPr>
          <w:noProof/>
        </w:rPr>
        <mc:AlternateContent>
          <mc:Choice Requires="wps">
            <w:drawing>
              <wp:anchor distT="0" distB="0" distL="114300" distR="114300" simplePos="0" relativeHeight="251938816" behindDoc="0" locked="0" layoutInCell="1" allowOverlap="1" wp14:anchorId="44A42A9F" wp14:editId="78B6C4CB">
                <wp:simplePos x="0" y="0"/>
                <wp:positionH relativeFrom="column">
                  <wp:posOffset>908354</wp:posOffset>
                </wp:positionH>
                <wp:positionV relativeFrom="paragraph">
                  <wp:posOffset>1759331</wp:posOffset>
                </wp:positionV>
                <wp:extent cx="621030" cy="292735"/>
                <wp:effectExtent l="0" t="0" r="7620" b="0"/>
                <wp:wrapNone/>
                <wp:docPr id="158" name="Text Box 158"/>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4075E25F" w14:textId="4704E6DA" w:rsidR="0054018D" w:rsidRPr="003920AC" w:rsidRDefault="0054018D" w:rsidP="0054018D">
                            <w:pPr>
                              <w:rPr>
                                <w:b/>
                                <w:color w:val="FF0000"/>
                                <w:u w:val="single"/>
                              </w:rPr>
                            </w:pPr>
                            <w:r>
                              <w:rPr>
                                <w:b/>
                                <w:color w:val="FF0000"/>
                                <w:u w:val="single"/>
                              </w:rP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42A9F" id="Text Box 158" o:spid="_x0000_s1054" type="#_x0000_t202" style="position:absolute;left:0;text-align:left;margin-left:71.5pt;margin-top:138.55pt;width:48.9pt;height:23.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" fillcolor="white [3201]" stroked="f" strokeweight=".5pt">
                <v:textbox>
                  <w:txbxContent>
                    <w:p w14:paraId="4075E25F" w14:textId="4704E6DA" w:rsidR="0054018D" w:rsidRPr="003920AC" w:rsidRDefault="0054018D" w:rsidP="0054018D">
                      <w:pPr>
                        <w:rPr>
                          <w:b/>
                          <w:color w:val="FF0000"/>
                          <w:u w:val="single"/>
                        </w:rPr>
                      </w:pPr>
                      <w:r>
                        <w:rPr>
                          <w:b/>
                          <w:color w:val="FF0000"/>
                          <w:u w:val="single"/>
                        </w:rPr>
                        <w:t>Step 2</w:t>
                      </w:r>
                    </w:p>
                  </w:txbxContent>
                </v:textbox>
              </v:shape>
            </w:pict>
          </mc:Fallback>
        </mc:AlternateContent>
      </w:r>
      <w:r w:rsidR="0054018D" w:rsidRPr="0054018D">
        <w:rPr>
          <w:noProof/>
        </w:rPr>
        <mc:AlternateContent>
          <mc:Choice Requires="wps">
            <w:drawing>
              <wp:anchor distT="0" distB="0" distL="114300" distR="114300" simplePos="0" relativeHeight="251940864" behindDoc="0" locked="0" layoutInCell="1" allowOverlap="1" wp14:anchorId="674D261E" wp14:editId="16A89250">
                <wp:simplePos x="0" y="0"/>
                <wp:positionH relativeFrom="column">
                  <wp:posOffset>865022</wp:posOffset>
                </wp:positionH>
                <wp:positionV relativeFrom="paragraph">
                  <wp:posOffset>1043380</wp:posOffset>
                </wp:positionV>
                <wp:extent cx="190196" cy="716864"/>
                <wp:effectExtent l="95250" t="38100" r="76835" b="83820"/>
                <wp:wrapNone/>
                <wp:docPr id="159" name="Straight Arrow Connector 159"/>
                <wp:cNvGraphicFramePr/>
                <a:graphic xmlns:a="http://schemas.openxmlformats.org/drawingml/2006/main">
                  <a:graphicData uri="http://schemas.microsoft.com/office/word/2010/wordprocessingShape">
                    <wps:wsp>
                      <wps:cNvCnPr/>
                      <wps:spPr>
                        <a:xfrm flipH="1" flipV="1">
                          <a:off x="0" y="0"/>
                          <a:ext cx="190196" cy="716864"/>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9D3E4" id="Straight Arrow Connector 159" o:spid="_x0000_s1026" type="#_x0000_t32" style="position:absolute;margin-left:68.1pt;margin-top:82.15pt;width:15pt;height:56.45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" strokecolor="red" strokeweight="2.25pt">
                <v:stroke endarrow="block"/>
                <v:shadow on="t" color="black" opacity="24903f" origin=",.5" offset="0,.55556mm"/>
              </v:shape>
            </w:pict>
          </mc:Fallback>
        </mc:AlternateContent>
      </w:r>
      <w:r w:rsidR="0054018D" w:rsidRPr="0054018D">
        <w:rPr>
          <w:noProof/>
        </w:rPr>
        <mc:AlternateContent>
          <mc:Choice Requires="wps">
            <w:drawing>
              <wp:anchor distT="0" distB="0" distL="114300" distR="114300" simplePos="0" relativeHeight="251937792" behindDoc="0" locked="0" layoutInCell="1" allowOverlap="1" wp14:anchorId="6CC8A09C" wp14:editId="5C01D68F">
                <wp:simplePos x="0" y="0"/>
                <wp:positionH relativeFrom="column">
                  <wp:posOffset>828446</wp:posOffset>
                </wp:positionH>
                <wp:positionV relativeFrom="paragraph">
                  <wp:posOffset>1379880</wp:posOffset>
                </wp:positionV>
                <wp:extent cx="219456" cy="380391"/>
                <wp:effectExtent l="57150" t="38100" r="66675" b="76835"/>
                <wp:wrapNone/>
                <wp:docPr id="157" name="Straight Arrow Connector 157"/>
                <wp:cNvGraphicFramePr/>
                <a:graphic xmlns:a="http://schemas.openxmlformats.org/drawingml/2006/main">
                  <a:graphicData uri="http://schemas.microsoft.com/office/word/2010/wordprocessingShape">
                    <wps:wsp>
                      <wps:cNvCnPr/>
                      <wps:spPr>
                        <a:xfrm flipH="1" flipV="1">
                          <a:off x="0" y="0"/>
                          <a:ext cx="219456" cy="380391"/>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FDFFC" id="Straight Arrow Connector 157" o:spid="_x0000_s1026" type="#_x0000_t32" style="position:absolute;margin-left:65.25pt;margin-top:108.65pt;width:17.3pt;height:29.95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" strokecolor="red" strokeweight="2.25pt">
                <v:stroke endarrow="block"/>
                <v:shadow on="t" color="black" opacity="24903f" origin=",.5" offset="0,.55556mm"/>
              </v:shape>
            </w:pict>
          </mc:Fallback>
        </mc:AlternateContent>
      </w:r>
      <w:r w:rsidR="000D46C8">
        <w:rPr>
          <w:noProof/>
        </w:rPr>
        <w:drawing>
          <wp:inline distT="0" distB="0" distL="0" distR="0" wp14:anchorId="788C7D8A" wp14:editId="21C9E41B">
            <wp:extent cx="5423531" cy="3474720"/>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531" cy="3474720"/>
                    </a:xfrm>
                    <a:prstGeom prst="rect">
                      <a:avLst/>
                    </a:prstGeom>
                  </pic:spPr>
                </pic:pic>
              </a:graphicData>
            </a:graphic>
          </wp:inline>
        </w:drawing>
      </w:r>
    </w:p>
    <w:p w14:paraId="02D7B41E" w14:textId="1A255FEF" w:rsidR="0054018D" w:rsidRDefault="00295CF4" w:rsidP="0054018D">
      <w:pPr>
        <w:pStyle w:val="ListParagraph"/>
        <w:numPr>
          <w:ilvl w:val="0"/>
          <w:numId w:val="27"/>
        </w:numPr>
      </w:pPr>
      <w:r>
        <w:t xml:space="preserve">Confirm the selections by clicking the </w:t>
      </w:r>
      <w:r w:rsidR="0054018D">
        <w:t>Request Selected Shifts button as shown above</w:t>
      </w:r>
    </w:p>
    <w:p w14:paraId="26DE07AD" w14:textId="691893F3" w:rsidR="0054018D" w:rsidRDefault="0054018D" w:rsidP="0054018D">
      <w:pPr>
        <w:pStyle w:val="ListParagraph"/>
        <w:numPr>
          <w:ilvl w:val="0"/>
          <w:numId w:val="27"/>
        </w:numPr>
      </w:pPr>
      <w:r>
        <w:t>Once you receive the confirmation you can return to the available shift using the link</w:t>
      </w:r>
    </w:p>
    <w:p w14:paraId="21CA87FD" w14:textId="312CBF97" w:rsidR="0054018D" w:rsidRDefault="0054018D" w:rsidP="0054018D">
      <w:pPr>
        <w:jc w:val="center"/>
      </w:pPr>
      <w:r w:rsidRPr="0054018D">
        <w:rPr>
          <w:noProof/>
        </w:rPr>
        <mc:AlternateContent>
          <mc:Choice Requires="wps">
            <w:drawing>
              <wp:anchor distT="0" distB="0" distL="114300" distR="114300" simplePos="0" relativeHeight="251945984" behindDoc="0" locked="0" layoutInCell="1" allowOverlap="1" wp14:anchorId="79DD8AE1" wp14:editId="3F8BEB43">
                <wp:simplePos x="0" y="0"/>
                <wp:positionH relativeFrom="column">
                  <wp:posOffset>2868295</wp:posOffset>
                </wp:positionH>
                <wp:positionV relativeFrom="paragraph">
                  <wp:posOffset>739140</wp:posOffset>
                </wp:positionV>
                <wp:extent cx="219075" cy="380365"/>
                <wp:effectExtent l="57150" t="38100" r="66675" b="76835"/>
                <wp:wrapNone/>
                <wp:docPr id="162" name="Straight Arrow Connector 162"/>
                <wp:cNvGraphicFramePr/>
                <a:graphic xmlns:a="http://schemas.openxmlformats.org/drawingml/2006/main">
                  <a:graphicData uri="http://schemas.microsoft.com/office/word/2010/wordprocessingShape">
                    <wps:wsp>
                      <wps:cNvCnPr/>
                      <wps:spPr>
                        <a:xfrm flipH="1" flipV="1">
                          <a:off x="0" y="0"/>
                          <a:ext cx="219075" cy="38036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61155" id="Straight Arrow Connector 162" o:spid="_x0000_s1026" type="#_x0000_t32" style="position:absolute;margin-left:225.85pt;margin-top:58.2pt;width:17.25pt;height:29.95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" strokecolor="red" strokeweight="2.25pt">
                <v:stroke endarrow="block"/>
                <v:shadow on="t" color="black" opacity="24903f" origin=",.5" offset="0,.55556mm"/>
              </v:shape>
            </w:pict>
          </mc:Fallback>
        </mc:AlternateContent>
      </w:r>
      <w:r w:rsidRPr="0054018D">
        <w:rPr>
          <w:noProof/>
        </w:rPr>
        <mc:AlternateContent>
          <mc:Choice Requires="wps">
            <w:drawing>
              <wp:anchor distT="0" distB="0" distL="114300" distR="114300" simplePos="0" relativeHeight="251947008" behindDoc="0" locked="0" layoutInCell="1" allowOverlap="1" wp14:anchorId="1E3243C8" wp14:editId="1405DA14">
                <wp:simplePos x="0" y="0"/>
                <wp:positionH relativeFrom="column">
                  <wp:posOffset>2948813</wp:posOffset>
                </wp:positionH>
                <wp:positionV relativeFrom="paragraph">
                  <wp:posOffset>1118565</wp:posOffset>
                </wp:positionV>
                <wp:extent cx="621030" cy="292735"/>
                <wp:effectExtent l="0" t="0" r="7620" b="0"/>
                <wp:wrapNone/>
                <wp:docPr id="163" name="Text Box 163"/>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04C34676" w14:textId="6E2664F3" w:rsidR="0054018D" w:rsidRPr="003920AC" w:rsidRDefault="0054018D" w:rsidP="0054018D">
                            <w:pPr>
                              <w:rPr>
                                <w:b/>
                                <w:color w:val="FF0000"/>
                                <w:u w:val="single"/>
                              </w:rPr>
                            </w:pPr>
                            <w:r>
                              <w:rPr>
                                <w:b/>
                                <w:color w:val="FF0000"/>
                                <w:u w:val="single"/>
                              </w:rPr>
                              <w:t>Step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243C8" id="Text Box 163" o:spid="_x0000_s1055" type="#_x0000_t202" style="position:absolute;left:0;text-align:left;margin-left:232.2pt;margin-top:88.1pt;width:48.9pt;height:23.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" fillcolor="white [3201]" stroked="f" strokeweight=".5pt">
                <v:textbox>
                  <w:txbxContent>
                    <w:p w14:paraId="04C34676" w14:textId="6E2664F3" w:rsidR="0054018D" w:rsidRPr="003920AC" w:rsidRDefault="0054018D" w:rsidP="0054018D">
                      <w:pPr>
                        <w:rPr>
                          <w:b/>
                          <w:color w:val="FF0000"/>
                          <w:u w:val="single"/>
                        </w:rPr>
                      </w:pPr>
                      <w:r>
                        <w:rPr>
                          <w:b/>
                          <w:color w:val="FF0000"/>
                          <w:u w:val="single"/>
                        </w:rPr>
                        <w:t>Step 4</w:t>
                      </w:r>
                    </w:p>
                  </w:txbxContent>
                </v:textbox>
              </v:shape>
            </w:pict>
          </mc:Fallback>
        </mc:AlternateContent>
      </w:r>
      <w:r>
        <w:rPr>
          <w:noProof/>
        </w:rPr>
        <w:drawing>
          <wp:inline distT="0" distB="0" distL="0" distR="0" wp14:anchorId="1510F3AB" wp14:editId="1D513AA1">
            <wp:extent cx="5276724" cy="3383280"/>
            <wp:effectExtent l="0" t="0" r="635"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724" cy="3383280"/>
                    </a:xfrm>
                    <a:prstGeom prst="rect">
                      <a:avLst/>
                    </a:prstGeom>
                  </pic:spPr>
                </pic:pic>
              </a:graphicData>
            </a:graphic>
          </wp:inline>
        </w:drawing>
      </w:r>
    </w:p>
    <w:p w14:paraId="7FF767D7" w14:textId="170BAF44" w:rsidR="00280EF0" w:rsidRDefault="00280EF0" w:rsidP="00280EF0">
      <w:pPr>
        <w:pStyle w:val="Heading2"/>
      </w:pPr>
      <w:bookmarkStart w:id="17" w:name="_Toc10815493"/>
      <w:r>
        <w:lastRenderedPageBreak/>
        <w:t>Canceling Assigned Shifts</w:t>
      </w:r>
      <w:bookmarkEnd w:id="17"/>
    </w:p>
    <w:p w14:paraId="0D1F25F7" w14:textId="07FA0824" w:rsidR="00A63801" w:rsidRDefault="00295CF4" w:rsidP="00A63801">
      <w:pPr>
        <w:pStyle w:val="ListParagraph"/>
        <w:numPr>
          <w:ilvl w:val="0"/>
          <w:numId w:val="31"/>
        </w:numPr>
      </w:pPr>
      <w:r>
        <w:t xml:space="preserve">From the main </w:t>
      </w:r>
      <w:r w:rsidR="00BD0712">
        <w:t xml:space="preserve">Employee </w:t>
      </w:r>
      <w:r>
        <w:t xml:space="preserve">dashboard click on the </w:t>
      </w:r>
      <w:r w:rsidR="00BD0712">
        <w:t>M</w:t>
      </w:r>
      <w:r>
        <w:t xml:space="preserve">anage </w:t>
      </w:r>
      <w:r w:rsidR="00BD0712">
        <w:t>A</w:t>
      </w:r>
      <w:r>
        <w:t xml:space="preserve">ssigned </w:t>
      </w:r>
      <w:r w:rsidR="00BD0712">
        <w:t>S</w:t>
      </w:r>
      <w:r>
        <w:t>hifts button</w:t>
      </w:r>
    </w:p>
    <w:p w14:paraId="09CB6B21" w14:textId="57DD08E1" w:rsidR="00295CF4" w:rsidRDefault="00295CF4" w:rsidP="006E1290">
      <w:pPr>
        <w:pStyle w:val="ListParagraph"/>
        <w:numPr>
          <w:ilvl w:val="0"/>
          <w:numId w:val="31"/>
        </w:numPr>
      </w:pPr>
      <w:r>
        <w:t xml:space="preserve">Once on the </w:t>
      </w:r>
      <w:r w:rsidR="00BD0712">
        <w:t>M</w:t>
      </w:r>
      <w:r>
        <w:t xml:space="preserve">anage </w:t>
      </w:r>
      <w:r w:rsidR="00BD0712">
        <w:t>A</w:t>
      </w:r>
      <w:r>
        <w:t xml:space="preserve">ssigned </w:t>
      </w:r>
      <w:r w:rsidR="00BD0712">
        <w:t>S</w:t>
      </w:r>
      <w:r>
        <w:t>hifts page check the box next to the shift you wish to cancel</w:t>
      </w:r>
    </w:p>
    <w:p w14:paraId="55AA92FA" w14:textId="35AAF6CC" w:rsidR="00880B08" w:rsidRDefault="00A63801" w:rsidP="00880B08">
      <w:pPr>
        <w:jc w:val="center"/>
      </w:pPr>
      <w:r w:rsidRPr="00A63801">
        <w:rPr>
          <w:noProof/>
        </w:rPr>
        <mc:AlternateContent>
          <mc:Choice Requires="wps">
            <w:drawing>
              <wp:anchor distT="0" distB="0" distL="114300" distR="114300" simplePos="0" relativeHeight="251959296" behindDoc="0" locked="0" layoutInCell="1" allowOverlap="1" wp14:anchorId="6077591C" wp14:editId="3307ACC6">
                <wp:simplePos x="0" y="0"/>
                <wp:positionH relativeFrom="column">
                  <wp:posOffset>3160369</wp:posOffset>
                </wp:positionH>
                <wp:positionV relativeFrom="paragraph">
                  <wp:posOffset>356844</wp:posOffset>
                </wp:positionV>
                <wp:extent cx="621030" cy="292735"/>
                <wp:effectExtent l="0" t="0" r="7620" b="0"/>
                <wp:wrapNone/>
                <wp:docPr id="174" name="Text Box 174"/>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6A40167E" w14:textId="54083554" w:rsidR="00A63801" w:rsidRPr="003920AC" w:rsidRDefault="00A63801" w:rsidP="00A63801">
                            <w:pPr>
                              <w:rPr>
                                <w:b/>
                                <w:color w:val="FF0000"/>
                                <w:u w:val="single"/>
                              </w:rPr>
                            </w:pPr>
                            <w:r>
                              <w:rPr>
                                <w:b/>
                                <w:color w:val="FF0000"/>
                                <w:u w:val="single"/>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7591C" id="Text Box 174" o:spid="_x0000_s1056" type="#_x0000_t202" style="position:absolute;left:0;text-align:left;margin-left:248.85pt;margin-top:28.1pt;width:48.9pt;height:23.0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" fillcolor="white [3201]" stroked="f" strokeweight=".5pt">
                <v:textbox>
                  <w:txbxContent>
                    <w:p w14:paraId="6A40167E" w14:textId="54083554" w:rsidR="00A63801" w:rsidRPr="003920AC" w:rsidRDefault="00A63801" w:rsidP="00A63801">
                      <w:pPr>
                        <w:rPr>
                          <w:b/>
                          <w:color w:val="FF0000"/>
                          <w:u w:val="single"/>
                        </w:rPr>
                      </w:pPr>
                      <w:r>
                        <w:rPr>
                          <w:b/>
                          <w:color w:val="FF0000"/>
                          <w:u w:val="single"/>
                        </w:rPr>
                        <w:t>Step 1</w:t>
                      </w:r>
                    </w:p>
                  </w:txbxContent>
                </v:textbox>
              </v:shape>
            </w:pict>
          </mc:Fallback>
        </mc:AlternateContent>
      </w:r>
      <w:r w:rsidRPr="00A63801">
        <w:rPr>
          <w:noProof/>
        </w:rPr>
        <mc:AlternateContent>
          <mc:Choice Requires="wps">
            <w:drawing>
              <wp:anchor distT="0" distB="0" distL="114300" distR="114300" simplePos="0" relativeHeight="251958272" behindDoc="0" locked="0" layoutInCell="1" allowOverlap="1" wp14:anchorId="625EBEE3" wp14:editId="6DBD2AEF">
                <wp:simplePos x="0" y="0"/>
                <wp:positionH relativeFrom="column">
                  <wp:posOffset>3278226</wp:posOffset>
                </wp:positionH>
                <wp:positionV relativeFrom="paragraph">
                  <wp:posOffset>191110</wp:posOffset>
                </wp:positionV>
                <wp:extent cx="219075" cy="380365"/>
                <wp:effectExtent l="57150" t="38100" r="66675" b="76835"/>
                <wp:wrapNone/>
                <wp:docPr id="173" name="Straight Arrow Connector 173"/>
                <wp:cNvGraphicFramePr/>
                <a:graphic xmlns:a="http://schemas.openxmlformats.org/drawingml/2006/main">
                  <a:graphicData uri="http://schemas.microsoft.com/office/word/2010/wordprocessingShape">
                    <wps:wsp>
                      <wps:cNvCnPr/>
                      <wps:spPr>
                        <a:xfrm flipH="1" flipV="1">
                          <a:off x="0" y="0"/>
                          <a:ext cx="219075" cy="38036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286A" id="Straight Arrow Connector 173" o:spid="_x0000_s1026" type="#_x0000_t32" style="position:absolute;margin-left:258.15pt;margin-top:15.05pt;width:17.25pt;height:29.95pt;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" strokecolor="red" strokeweight="2.25pt">
                <v:stroke endarrow="block"/>
                <v:shadow on="t" color="black" opacity="24903f" origin=",.5" offset="0,.55556mm"/>
              </v:shape>
            </w:pict>
          </mc:Fallback>
        </mc:AlternateContent>
      </w:r>
      <w:r w:rsidR="00050E2B" w:rsidRPr="00050E2B">
        <w:rPr>
          <w:noProof/>
        </w:rPr>
        <mc:AlternateContent>
          <mc:Choice Requires="wps">
            <w:drawing>
              <wp:anchor distT="0" distB="0" distL="114300" distR="114300" simplePos="0" relativeHeight="251952128" behindDoc="0" locked="0" layoutInCell="1" allowOverlap="1" wp14:anchorId="35842B19" wp14:editId="2E2EACF8">
                <wp:simplePos x="0" y="0"/>
                <wp:positionH relativeFrom="column">
                  <wp:posOffset>1589226</wp:posOffset>
                </wp:positionH>
                <wp:positionV relativeFrom="paragraph">
                  <wp:posOffset>382117</wp:posOffset>
                </wp:positionV>
                <wp:extent cx="775411" cy="58521"/>
                <wp:effectExtent l="0" t="95250" r="43815" b="113030"/>
                <wp:wrapNone/>
                <wp:docPr id="169" name="Straight Arrow Connector 169"/>
                <wp:cNvGraphicFramePr/>
                <a:graphic xmlns:a="http://schemas.openxmlformats.org/drawingml/2006/main">
                  <a:graphicData uri="http://schemas.microsoft.com/office/word/2010/wordprocessingShape">
                    <wps:wsp>
                      <wps:cNvCnPr/>
                      <wps:spPr>
                        <a:xfrm flipH="1" flipV="1">
                          <a:off x="0" y="0"/>
                          <a:ext cx="775411" cy="58521"/>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21D6C" id="Straight Arrow Connector 169" o:spid="_x0000_s1026" type="#_x0000_t32" style="position:absolute;margin-left:125.15pt;margin-top:30.1pt;width:61.05pt;height:4.6pt;flip:x 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" strokecolor="red" strokeweight="2.25pt">
                <v:stroke endarrow="block"/>
                <v:shadow on="t" color="black" opacity="24903f" origin=",.5" offset="0,.55556mm"/>
              </v:shape>
            </w:pict>
          </mc:Fallback>
        </mc:AlternateContent>
      </w:r>
      <w:r w:rsidR="00050E2B" w:rsidRPr="00050E2B">
        <w:rPr>
          <w:noProof/>
        </w:rPr>
        <mc:AlternateContent>
          <mc:Choice Requires="wps">
            <w:drawing>
              <wp:anchor distT="0" distB="0" distL="114300" distR="114300" simplePos="0" relativeHeight="251953152" behindDoc="0" locked="0" layoutInCell="1" allowOverlap="1" wp14:anchorId="11218EE1" wp14:editId="4FAE736B">
                <wp:simplePos x="0" y="0"/>
                <wp:positionH relativeFrom="column">
                  <wp:posOffset>2274671</wp:posOffset>
                </wp:positionH>
                <wp:positionV relativeFrom="paragraph">
                  <wp:posOffset>292558</wp:posOffset>
                </wp:positionV>
                <wp:extent cx="621030" cy="292735"/>
                <wp:effectExtent l="0" t="0" r="7620" b="0"/>
                <wp:wrapNone/>
                <wp:docPr id="170" name="Text Box 170"/>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1DC9F192" w14:textId="63C2780C" w:rsidR="00050E2B" w:rsidRPr="003920AC" w:rsidRDefault="00050E2B" w:rsidP="00050E2B">
                            <w:pPr>
                              <w:rPr>
                                <w:b/>
                                <w:color w:val="FF0000"/>
                                <w:u w:val="single"/>
                              </w:rPr>
                            </w:pPr>
                            <w:r>
                              <w:rPr>
                                <w:b/>
                                <w:color w:val="FF0000"/>
                                <w:u w:val="single"/>
                              </w:rP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18EE1" id="Text Box 170" o:spid="_x0000_s1057" type="#_x0000_t202" style="position:absolute;left:0;text-align:left;margin-left:179.1pt;margin-top:23.05pt;width:48.9pt;height:23.0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" fillcolor="white [3201]" stroked="f" strokeweight=".5pt">
                <v:textbox>
                  <w:txbxContent>
                    <w:p w14:paraId="1DC9F192" w14:textId="63C2780C" w:rsidR="00050E2B" w:rsidRPr="003920AC" w:rsidRDefault="00050E2B" w:rsidP="00050E2B">
                      <w:pPr>
                        <w:rPr>
                          <w:b/>
                          <w:color w:val="FF0000"/>
                          <w:u w:val="single"/>
                        </w:rPr>
                      </w:pPr>
                      <w:r>
                        <w:rPr>
                          <w:b/>
                          <w:color w:val="FF0000"/>
                          <w:u w:val="single"/>
                        </w:rPr>
                        <w:t>Step 3</w:t>
                      </w:r>
                    </w:p>
                  </w:txbxContent>
                </v:textbox>
              </v:shape>
            </w:pict>
          </mc:Fallback>
        </mc:AlternateContent>
      </w:r>
      <w:r w:rsidR="00880B08" w:rsidRPr="00880B08">
        <w:rPr>
          <w:noProof/>
        </w:rPr>
        <mc:AlternateContent>
          <mc:Choice Requires="wps">
            <w:drawing>
              <wp:anchor distT="0" distB="0" distL="114300" distR="114300" simplePos="0" relativeHeight="251950080" behindDoc="0" locked="0" layoutInCell="1" allowOverlap="1" wp14:anchorId="5251A593" wp14:editId="728EBB17">
                <wp:simplePos x="0" y="0"/>
                <wp:positionH relativeFrom="column">
                  <wp:posOffset>1046480</wp:posOffset>
                </wp:positionH>
                <wp:positionV relativeFrom="paragraph">
                  <wp:posOffset>1499235</wp:posOffset>
                </wp:positionV>
                <wp:extent cx="621030" cy="292735"/>
                <wp:effectExtent l="0" t="0" r="7620" b="0"/>
                <wp:wrapNone/>
                <wp:docPr id="168" name="Text Box 168"/>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77C10F84" w14:textId="116654A5" w:rsidR="00880B08" w:rsidRPr="003920AC" w:rsidRDefault="00050E2B" w:rsidP="00880B08">
                            <w:pPr>
                              <w:rPr>
                                <w:b/>
                                <w:color w:val="FF0000"/>
                                <w:u w:val="single"/>
                              </w:rPr>
                            </w:pPr>
                            <w:r>
                              <w:rPr>
                                <w:b/>
                                <w:color w:val="FF0000"/>
                                <w:u w:val="single"/>
                              </w:rP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1A593" id="Text Box 168" o:spid="_x0000_s1058" type="#_x0000_t202" style="position:absolute;left:0;text-align:left;margin-left:82.4pt;margin-top:118.05pt;width:48.9pt;height:23.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" fillcolor="white [3201]" stroked="f" strokeweight=".5pt">
                <v:textbox>
                  <w:txbxContent>
                    <w:p w14:paraId="77C10F84" w14:textId="116654A5" w:rsidR="00880B08" w:rsidRPr="003920AC" w:rsidRDefault="00050E2B" w:rsidP="00880B08">
                      <w:pPr>
                        <w:rPr>
                          <w:b/>
                          <w:color w:val="FF0000"/>
                          <w:u w:val="single"/>
                        </w:rPr>
                      </w:pPr>
                      <w:r>
                        <w:rPr>
                          <w:b/>
                          <w:color w:val="FF0000"/>
                          <w:u w:val="single"/>
                        </w:rPr>
                        <w:t>Step 2</w:t>
                      </w:r>
                    </w:p>
                  </w:txbxContent>
                </v:textbox>
              </v:shape>
            </w:pict>
          </mc:Fallback>
        </mc:AlternateContent>
      </w:r>
      <w:r w:rsidR="00880B08" w:rsidRPr="00880B08">
        <w:rPr>
          <w:noProof/>
        </w:rPr>
        <mc:AlternateContent>
          <mc:Choice Requires="wps">
            <w:drawing>
              <wp:anchor distT="0" distB="0" distL="114300" distR="114300" simplePos="0" relativeHeight="251949056" behindDoc="0" locked="0" layoutInCell="1" allowOverlap="1" wp14:anchorId="093DDDD1" wp14:editId="68AC5EC9">
                <wp:simplePos x="0" y="0"/>
                <wp:positionH relativeFrom="column">
                  <wp:posOffset>967080</wp:posOffset>
                </wp:positionH>
                <wp:positionV relativeFrom="paragraph">
                  <wp:posOffset>1120495</wp:posOffset>
                </wp:positionV>
                <wp:extent cx="219075" cy="380365"/>
                <wp:effectExtent l="57150" t="38100" r="66675" b="76835"/>
                <wp:wrapNone/>
                <wp:docPr id="167" name="Straight Arrow Connector 167"/>
                <wp:cNvGraphicFramePr/>
                <a:graphic xmlns:a="http://schemas.openxmlformats.org/drawingml/2006/main">
                  <a:graphicData uri="http://schemas.microsoft.com/office/word/2010/wordprocessingShape">
                    <wps:wsp>
                      <wps:cNvCnPr/>
                      <wps:spPr>
                        <a:xfrm flipH="1" flipV="1">
                          <a:off x="0" y="0"/>
                          <a:ext cx="219075" cy="38036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FC51" id="Straight Arrow Connector 167" o:spid="_x0000_s1026" type="#_x0000_t32" style="position:absolute;margin-left:76.15pt;margin-top:88.25pt;width:17.25pt;height:29.95pt;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" strokecolor="red" strokeweight="2.25pt">
                <v:stroke endarrow="block"/>
                <v:shadow on="t" color="black" opacity="24903f" origin=",.5" offset="0,.55556mm"/>
              </v:shape>
            </w:pict>
          </mc:Fallback>
        </mc:AlternateContent>
      </w:r>
      <w:r w:rsidR="00880B08">
        <w:rPr>
          <w:noProof/>
        </w:rPr>
        <w:drawing>
          <wp:inline distT="0" distB="0" distL="0" distR="0" wp14:anchorId="6E9CBBB6" wp14:editId="2AD5EAF6">
            <wp:extent cx="5166085" cy="3291840"/>
            <wp:effectExtent l="0" t="0" r="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6085" cy="3291840"/>
                    </a:xfrm>
                    <a:prstGeom prst="rect">
                      <a:avLst/>
                    </a:prstGeom>
                  </pic:spPr>
                </pic:pic>
              </a:graphicData>
            </a:graphic>
          </wp:inline>
        </w:drawing>
      </w:r>
    </w:p>
    <w:p w14:paraId="01C54FB2" w14:textId="77777777" w:rsidR="00880B08" w:rsidRDefault="00295CF4" w:rsidP="006E1290">
      <w:pPr>
        <w:pStyle w:val="ListParagraph"/>
        <w:numPr>
          <w:ilvl w:val="0"/>
          <w:numId w:val="31"/>
        </w:numPr>
      </w:pPr>
      <w:r>
        <w:t xml:space="preserve">Click the </w:t>
      </w:r>
      <w:r w:rsidR="00BD0712">
        <w:t>R</w:t>
      </w:r>
      <w:r w:rsidR="00053335">
        <w:t xml:space="preserve">equest </w:t>
      </w:r>
      <w:r w:rsidR="00BD0712">
        <w:t>C</w:t>
      </w:r>
      <w:r>
        <w:t xml:space="preserve">ancelation button to </w:t>
      </w:r>
      <w:r w:rsidR="00053335">
        <w:t xml:space="preserve">request </w:t>
      </w:r>
      <w:r>
        <w:t>cancelation of the selected shifts</w:t>
      </w:r>
    </w:p>
    <w:p w14:paraId="37B29732" w14:textId="161A86DA" w:rsidR="00295CF4" w:rsidRDefault="00880B08" w:rsidP="006E1290">
      <w:pPr>
        <w:pStyle w:val="ListParagraph"/>
        <w:numPr>
          <w:ilvl w:val="0"/>
          <w:numId w:val="31"/>
        </w:numPr>
      </w:pPr>
      <w:r>
        <w:t>Once you are at the cancelation confirmation page you can use the link to return to your assigned shifts</w:t>
      </w:r>
    </w:p>
    <w:p w14:paraId="12B415BE" w14:textId="0CF427EC" w:rsidR="00880B08" w:rsidRPr="00280EF0" w:rsidRDefault="00050E2B" w:rsidP="00880B08">
      <w:pPr>
        <w:jc w:val="center"/>
      </w:pPr>
      <w:r w:rsidRPr="00050E2B">
        <w:rPr>
          <w:noProof/>
        </w:rPr>
        <mc:AlternateContent>
          <mc:Choice Requires="wps">
            <w:drawing>
              <wp:anchor distT="0" distB="0" distL="114300" distR="114300" simplePos="0" relativeHeight="251956224" behindDoc="0" locked="0" layoutInCell="1" allowOverlap="1" wp14:anchorId="4AFDA35D" wp14:editId="06772DEA">
                <wp:simplePos x="0" y="0"/>
                <wp:positionH relativeFrom="column">
                  <wp:posOffset>3131820</wp:posOffset>
                </wp:positionH>
                <wp:positionV relativeFrom="paragraph">
                  <wp:posOffset>1072515</wp:posOffset>
                </wp:positionV>
                <wp:extent cx="621030" cy="292735"/>
                <wp:effectExtent l="0" t="0" r="7620" b="0"/>
                <wp:wrapNone/>
                <wp:docPr id="172" name="Text Box 172"/>
                <wp:cNvGraphicFramePr/>
                <a:graphic xmlns:a="http://schemas.openxmlformats.org/drawingml/2006/main">
                  <a:graphicData uri="http://schemas.microsoft.com/office/word/2010/wordprocessingShape">
                    <wps:wsp>
                      <wps:cNvSpPr txBox="1"/>
                      <wps:spPr>
                        <a:xfrm>
                          <a:off x="0" y="0"/>
                          <a:ext cx="621030" cy="292735"/>
                        </a:xfrm>
                        <a:prstGeom prst="rect">
                          <a:avLst/>
                        </a:prstGeom>
                        <a:solidFill>
                          <a:schemeClr val="lt1"/>
                        </a:solidFill>
                        <a:ln w="6350">
                          <a:noFill/>
                        </a:ln>
                      </wps:spPr>
                      <wps:txbx>
                        <w:txbxContent>
                          <w:p w14:paraId="3684514E" w14:textId="556A2926" w:rsidR="00050E2B" w:rsidRPr="003920AC" w:rsidRDefault="00050E2B" w:rsidP="00050E2B">
                            <w:pPr>
                              <w:rPr>
                                <w:b/>
                                <w:color w:val="FF0000"/>
                                <w:u w:val="single"/>
                              </w:rPr>
                            </w:pPr>
                            <w:r>
                              <w:rPr>
                                <w:b/>
                                <w:color w:val="FF0000"/>
                                <w:u w:val="single"/>
                              </w:rPr>
                              <w:t>Step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A35D" id="Text Box 172" o:spid="_x0000_s1059" type="#_x0000_t202" style="position:absolute;left:0;text-align:left;margin-left:246.6pt;margin-top:84.45pt;width:48.9pt;height:23.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" fillcolor="white [3201]" stroked="f" strokeweight=".5pt">
                <v:textbox>
                  <w:txbxContent>
                    <w:p w14:paraId="3684514E" w14:textId="556A2926" w:rsidR="00050E2B" w:rsidRPr="003920AC" w:rsidRDefault="00050E2B" w:rsidP="00050E2B">
                      <w:pPr>
                        <w:rPr>
                          <w:b/>
                          <w:color w:val="FF0000"/>
                          <w:u w:val="single"/>
                        </w:rPr>
                      </w:pPr>
                      <w:r>
                        <w:rPr>
                          <w:b/>
                          <w:color w:val="FF0000"/>
                          <w:u w:val="single"/>
                        </w:rPr>
                        <w:t>Step 4</w:t>
                      </w:r>
                    </w:p>
                  </w:txbxContent>
                </v:textbox>
              </v:shape>
            </w:pict>
          </mc:Fallback>
        </mc:AlternateContent>
      </w:r>
      <w:r w:rsidRPr="00050E2B">
        <w:rPr>
          <w:noProof/>
        </w:rPr>
        <mc:AlternateContent>
          <mc:Choice Requires="wps">
            <w:drawing>
              <wp:anchor distT="0" distB="0" distL="114300" distR="114300" simplePos="0" relativeHeight="251955200" behindDoc="0" locked="0" layoutInCell="1" allowOverlap="1" wp14:anchorId="28672E4E" wp14:editId="5127FF3A">
                <wp:simplePos x="0" y="0"/>
                <wp:positionH relativeFrom="column">
                  <wp:posOffset>3052216</wp:posOffset>
                </wp:positionH>
                <wp:positionV relativeFrom="paragraph">
                  <wp:posOffset>694309</wp:posOffset>
                </wp:positionV>
                <wp:extent cx="219075" cy="380365"/>
                <wp:effectExtent l="57150" t="38100" r="66675" b="76835"/>
                <wp:wrapNone/>
                <wp:docPr id="171" name="Straight Arrow Connector 171"/>
                <wp:cNvGraphicFramePr/>
                <a:graphic xmlns:a="http://schemas.openxmlformats.org/drawingml/2006/main">
                  <a:graphicData uri="http://schemas.microsoft.com/office/word/2010/wordprocessingShape">
                    <wps:wsp>
                      <wps:cNvCnPr/>
                      <wps:spPr>
                        <a:xfrm flipH="1" flipV="1">
                          <a:off x="0" y="0"/>
                          <a:ext cx="219075" cy="38036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2ABC9" id="Straight Arrow Connector 171" o:spid="_x0000_s1026" type="#_x0000_t32" style="position:absolute;margin-left:240.35pt;margin-top:54.65pt;width:17.25pt;height:29.95pt;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" strokecolor="red" strokeweight="2.25pt">
                <v:stroke endarrow="block"/>
                <v:shadow on="t" color="black" opacity="24903f" origin=",.5" offset="0,.55556mm"/>
              </v:shape>
            </w:pict>
          </mc:Fallback>
        </mc:AlternateContent>
      </w:r>
      <w:r w:rsidR="00880B08">
        <w:rPr>
          <w:noProof/>
        </w:rPr>
        <w:drawing>
          <wp:inline distT="0" distB="0" distL="0" distR="0" wp14:anchorId="14F44219" wp14:editId="2647FE89">
            <wp:extent cx="5146851" cy="3291840"/>
            <wp:effectExtent l="0" t="0" r="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6851" cy="3291840"/>
                    </a:xfrm>
                    <a:prstGeom prst="rect">
                      <a:avLst/>
                    </a:prstGeom>
                  </pic:spPr>
                </pic:pic>
              </a:graphicData>
            </a:graphic>
          </wp:inline>
        </w:drawing>
      </w:r>
    </w:p>
    <w:p w14:paraId="16ED209C" w14:textId="7F2578C2" w:rsidR="0086319D" w:rsidRDefault="0086319D" w:rsidP="0086319D">
      <w:pPr>
        <w:pStyle w:val="Heading1"/>
        <w:jc w:val="center"/>
      </w:pPr>
      <w:bookmarkStart w:id="18" w:name="_Toc10815494"/>
      <w:r>
        <w:lastRenderedPageBreak/>
        <w:t>Management Operation</w:t>
      </w:r>
      <w:bookmarkEnd w:id="18"/>
    </w:p>
    <w:p w14:paraId="124D4FF0" w14:textId="04E8FD54" w:rsidR="0086319D" w:rsidRDefault="005C7DB1" w:rsidP="005C7DB1">
      <w:pPr>
        <w:pStyle w:val="Heading2"/>
      </w:pPr>
      <w:bookmarkStart w:id="19" w:name="_Toc10815495"/>
      <w:r>
        <w:t xml:space="preserve">Logging </w:t>
      </w:r>
      <w:proofErr w:type="gramStart"/>
      <w:r>
        <w:t>In</w:t>
      </w:r>
      <w:proofErr w:type="gramEnd"/>
      <w:r>
        <w:t xml:space="preserve"> To Scheduling OnDemand</w:t>
      </w:r>
      <w:bookmarkEnd w:id="19"/>
    </w:p>
    <w:p w14:paraId="6E1EF42E" w14:textId="77777777" w:rsidR="008D2B40" w:rsidRDefault="008D2B40" w:rsidP="002A278B">
      <w:pPr>
        <w:pStyle w:val="ListParagraph"/>
        <w:numPr>
          <w:ilvl w:val="0"/>
          <w:numId w:val="24"/>
        </w:numPr>
      </w:pPr>
      <w:r>
        <w:t>Open the front page of the application</w:t>
      </w:r>
    </w:p>
    <w:p w14:paraId="348A8312" w14:textId="77777777" w:rsidR="008D2B40" w:rsidRDefault="008D2B40" w:rsidP="002A278B">
      <w:pPr>
        <w:pStyle w:val="ListParagraph"/>
        <w:numPr>
          <w:ilvl w:val="0"/>
          <w:numId w:val="24"/>
        </w:numPr>
      </w:pPr>
      <w:r>
        <w:t>Enter the user’s username and password in the dedicated fields</w:t>
      </w:r>
    </w:p>
    <w:p w14:paraId="40D314D8" w14:textId="451F8D63" w:rsidR="008D2B40" w:rsidRDefault="008D2B40" w:rsidP="002A278B">
      <w:pPr>
        <w:pStyle w:val="ListParagraph"/>
        <w:numPr>
          <w:ilvl w:val="0"/>
          <w:numId w:val="24"/>
        </w:numPr>
      </w:pPr>
      <w:r>
        <w:t xml:space="preserve">Click on the </w:t>
      </w:r>
      <w:r w:rsidR="00730C3C">
        <w:t xml:space="preserve">Log In </w:t>
      </w:r>
      <w:r>
        <w:t>button</w:t>
      </w:r>
    </w:p>
    <w:p w14:paraId="667FEECC" w14:textId="143F909D" w:rsidR="009C10E8" w:rsidRDefault="009C10E8" w:rsidP="009C10E8">
      <w:pPr>
        <w:jc w:val="center"/>
      </w:pPr>
      <w:r>
        <w:rPr>
          <w:noProof/>
        </w:rPr>
        <w:drawing>
          <wp:inline distT="0" distB="0" distL="0" distR="0" wp14:anchorId="659B9825" wp14:editId="629EBD8F">
            <wp:extent cx="5684201" cy="356616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4201" cy="3566160"/>
                    </a:xfrm>
                    <a:prstGeom prst="rect">
                      <a:avLst/>
                    </a:prstGeom>
                  </pic:spPr>
                </pic:pic>
              </a:graphicData>
            </a:graphic>
          </wp:inline>
        </w:drawing>
      </w:r>
    </w:p>
    <w:p w14:paraId="7553431D" w14:textId="7693A8F5" w:rsidR="00816EC0" w:rsidRDefault="00816EC0" w:rsidP="00816EC0">
      <w:pPr>
        <w:jc w:val="center"/>
      </w:pPr>
    </w:p>
    <w:p w14:paraId="7CD36AFF" w14:textId="77777777" w:rsidR="008D2B40" w:rsidRPr="003F526E" w:rsidRDefault="008D2B40" w:rsidP="008D2B40">
      <w:pPr>
        <w:pStyle w:val="Heading3"/>
        <w:rPr>
          <w:b w:val="0"/>
        </w:rPr>
      </w:pPr>
      <w:bookmarkStart w:id="20" w:name="_Toc10815496"/>
      <w:r w:rsidRPr="003F526E">
        <w:t>Resetting A Forgotten Password</w:t>
      </w:r>
      <w:bookmarkEnd w:id="20"/>
    </w:p>
    <w:p w14:paraId="55BCB23F" w14:textId="77777777" w:rsidR="008D2B40" w:rsidRDefault="008D2B40" w:rsidP="002A278B">
      <w:pPr>
        <w:pStyle w:val="ListParagraph"/>
        <w:numPr>
          <w:ilvl w:val="0"/>
          <w:numId w:val="25"/>
        </w:numPr>
      </w:pPr>
      <w:r>
        <w:t>Open the front page of the application</w:t>
      </w:r>
    </w:p>
    <w:p w14:paraId="430EED3C" w14:textId="19C5A92E" w:rsidR="008D2B40" w:rsidRDefault="008D2B40" w:rsidP="002A278B">
      <w:pPr>
        <w:pStyle w:val="ListParagraph"/>
        <w:numPr>
          <w:ilvl w:val="0"/>
          <w:numId w:val="25"/>
        </w:numPr>
      </w:pPr>
      <w:r>
        <w:t>Click on the forgot password link</w:t>
      </w:r>
    </w:p>
    <w:p w14:paraId="4EF80C06" w14:textId="6D14EC40" w:rsidR="00816EC0" w:rsidRDefault="00816EC0" w:rsidP="00816EC0">
      <w:pPr>
        <w:jc w:val="center"/>
      </w:pPr>
      <w:r>
        <w:rPr>
          <w:noProof/>
        </w:rPr>
        <w:lastRenderedPageBreak/>
        <w:drawing>
          <wp:inline distT="0" distB="0" distL="0" distR="0" wp14:anchorId="56B85300" wp14:editId="78551BA9">
            <wp:extent cx="5608813" cy="35661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8813" cy="3566160"/>
                    </a:xfrm>
                    <a:prstGeom prst="rect">
                      <a:avLst/>
                    </a:prstGeom>
                  </pic:spPr>
                </pic:pic>
              </a:graphicData>
            </a:graphic>
          </wp:inline>
        </w:drawing>
      </w:r>
    </w:p>
    <w:p w14:paraId="6F527A90" w14:textId="07159A99" w:rsidR="00816EC0" w:rsidRDefault="00816EC0" w:rsidP="00816EC0">
      <w:pPr>
        <w:jc w:val="center"/>
      </w:pPr>
    </w:p>
    <w:p w14:paraId="2EAFE22D" w14:textId="62D8947B" w:rsidR="008D2B40" w:rsidRDefault="008D2B40" w:rsidP="002A278B">
      <w:pPr>
        <w:pStyle w:val="ListParagraph"/>
        <w:numPr>
          <w:ilvl w:val="0"/>
          <w:numId w:val="25"/>
        </w:numPr>
      </w:pPr>
      <w:r>
        <w:t>Enter your username and click continue</w:t>
      </w:r>
    </w:p>
    <w:p w14:paraId="29C515AA" w14:textId="26643809" w:rsidR="00816EC0" w:rsidRDefault="00816EC0" w:rsidP="00816EC0">
      <w:pPr>
        <w:jc w:val="center"/>
      </w:pPr>
      <w:r>
        <w:rPr>
          <w:noProof/>
        </w:rPr>
        <w:drawing>
          <wp:inline distT="0" distB="0" distL="0" distR="0" wp14:anchorId="6DC6741A" wp14:editId="71610A8B">
            <wp:extent cx="5775530" cy="35661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5530" cy="3566160"/>
                    </a:xfrm>
                    <a:prstGeom prst="rect">
                      <a:avLst/>
                    </a:prstGeom>
                  </pic:spPr>
                </pic:pic>
              </a:graphicData>
            </a:graphic>
          </wp:inline>
        </w:drawing>
      </w:r>
    </w:p>
    <w:p w14:paraId="2C84A7D9" w14:textId="18CEB9EB" w:rsidR="008D2B40" w:rsidRDefault="008D2B40" w:rsidP="002A278B">
      <w:pPr>
        <w:pStyle w:val="ListParagraph"/>
        <w:numPr>
          <w:ilvl w:val="0"/>
          <w:numId w:val="25"/>
        </w:numPr>
      </w:pPr>
      <w:r>
        <w:t>Answer the account security question and click continue</w:t>
      </w:r>
    </w:p>
    <w:p w14:paraId="0DA85C28" w14:textId="657C2D36" w:rsidR="00816EC0" w:rsidRDefault="00816EC0" w:rsidP="004A68C4">
      <w:pPr>
        <w:jc w:val="center"/>
      </w:pPr>
      <w:r>
        <w:rPr>
          <w:noProof/>
        </w:rPr>
        <w:lastRenderedPageBreak/>
        <w:drawing>
          <wp:inline distT="0" distB="0" distL="0" distR="0" wp14:anchorId="3955518A" wp14:editId="49201DB0">
            <wp:extent cx="5650251" cy="356616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0251" cy="3566160"/>
                    </a:xfrm>
                    <a:prstGeom prst="rect">
                      <a:avLst/>
                    </a:prstGeom>
                  </pic:spPr>
                </pic:pic>
              </a:graphicData>
            </a:graphic>
          </wp:inline>
        </w:drawing>
      </w:r>
    </w:p>
    <w:p w14:paraId="7827FEF4" w14:textId="021E863F" w:rsidR="008D2B40" w:rsidRDefault="008D2B40" w:rsidP="002A278B">
      <w:pPr>
        <w:pStyle w:val="ListParagraph"/>
        <w:numPr>
          <w:ilvl w:val="0"/>
          <w:numId w:val="25"/>
        </w:numPr>
      </w:pPr>
      <w:r>
        <w:t>Enter a new password and click on confirm</w:t>
      </w:r>
    </w:p>
    <w:p w14:paraId="6810C553" w14:textId="0FA8F245" w:rsidR="004A68C4" w:rsidRDefault="00816EC0" w:rsidP="00816EC0">
      <w:pPr>
        <w:jc w:val="center"/>
      </w:pPr>
      <w:r>
        <w:rPr>
          <w:noProof/>
        </w:rPr>
        <w:drawing>
          <wp:inline distT="0" distB="0" distL="0" distR="0" wp14:anchorId="36E73BFF" wp14:editId="68096B79">
            <wp:extent cx="5263857" cy="35661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3857" cy="3566160"/>
                    </a:xfrm>
                    <a:prstGeom prst="rect">
                      <a:avLst/>
                    </a:prstGeom>
                  </pic:spPr>
                </pic:pic>
              </a:graphicData>
            </a:graphic>
          </wp:inline>
        </w:drawing>
      </w:r>
    </w:p>
    <w:p w14:paraId="371A868F" w14:textId="7A704B9A" w:rsidR="00816EC0" w:rsidRDefault="004A68C4" w:rsidP="004A68C4">
      <w:r>
        <w:br w:type="page"/>
      </w:r>
    </w:p>
    <w:p w14:paraId="794B2DF8" w14:textId="2B060599" w:rsidR="005C7DB1" w:rsidRDefault="004A68C4" w:rsidP="002A278B">
      <w:pPr>
        <w:pStyle w:val="ListParagraph"/>
        <w:numPr>
          <w:ilvl w:val="0"/>
          <w:numId w:val="25"/>
        </w:numPr>
      </w:pPr>
      <w:r>
        <w:lastRenderedPageBreak/>
        <w:t>On the password rest confirmation page click on Login to get redirected to the login page then e</w:t>
      </w:r>
      <w:r w:rsidR="008D2B40">
        <w:t xml:space="preserve">nter the username and the newly created password in the dedicated fields and click </w:t>
      </w:r>
      <w:r w:rsidR="00730C3C">
        <w:t>Log In</w:t>
      </w:r>
    </w:p>
    <w:p w14:paraId="0945FC70" w14:textId="292CA25C" w:rsidR="00816EC0" w:rsidRDefault="00816EC0" w:rsidP="00816EC0">
      <w:pPr>
        <w:jc w:val="center"/>
      </w:pPr>
      <w:r>
        <w:rPr>
          <w:noProof/>
        </w:rPr>
        <w:drawing>
          <wp:inline distT="0" distB="0" distL="0" distR="0" wp14:anchorId="305D7CAA" wp14:editId="41C48F7B">
            <wp:extent cx="5676122" cy="3566160"/>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122" cy="3566160"/>
                    </a:xfrm>
                    <a:prstGeom prst="rect">
                      <a:avLst/>
                    </a:prstGeom>
                  </pic:spPr>
                </pic:pic>
              </a:graphicData>
            </a:graphic>
          </wp:inline>
        </w:drawing>
      </w:r>
    </w:p>
    <w:p w14:paraId="3F0B8210" w14:textId="72ACA0DE" w:rsidR="005C7DB1" w:rsidRDefault="00053335" w:rsidP="005C7DB1">
      <w:pPr>
        <w:pStyle w:val="Heading2"/>
      </w:pPr>
      <w:bookmarkStart w:id="21" w:name="_Toc10815497"/>
      <w:r>
        <w:t>Manage</w:t>
      </w:r>
      <w:r w:rsidR="00BD0712">
        <w:t>r</w:t>
      </w:r>
      <w:r w:rsidR="00CA15DA">
        <w:t xml:space="preserve"> Main Dashboard</w:t>
      </w:r>
      <w:bookmarkEnd w:id="21"/>
    </w:p>
    <w:p w14:paraId="5279EEF2" w14:textId="77777777" w:rsidR="00AB54C1" w:rsidRDefault="00AB54C1" w:rsidP="00AB54C1">
      <w:pPr>
        <w:pStyle w:val="ListParagraph"/>
        <w:numPr>
          <w:ilvl w:val="0"/>
          <w:numId w:val="30"/>
        </w:numPr>
      </w:pPr>
      <w:r>
        <w:t>Navigation Bar Buttons:</w:t>
      </w:r>
    </w:p>
    <w:p w14:paraId="2AD0A49D" w14:textId="77777777" w:rsidR="00AB54C1" w:rsidRDefault="00AB54C1" w:rsidP="00AB54C1">
      <w:pPr>
        <w:pStyle w:val="ListParagraph"/>
        <w:numPr>
          <w:ilvl w:val="1"/>
          <w:numId w:val="30"/>
        </w:numPr>
      </w:pPr>
      <w:r>
        <w:t>Dashboard</w:t>
      </w:r>
    </w:p>
    <w:p w14:paraId="22074374" w14:textId="398B27F8" w:rsidR="00651250" w:rsidRDefault="00651250" w:rsidP="00AB54C1">
      <w:pPr>
        <w:pStyle w:val="ListParagraph"/>
        <w:numPr>
          <w:ilvl w:val="1"/>
          <w:numId w:val="30"/>
        </w:numPr>
      </w:pPr>
      <w:r>
        <w:t>Manage Shifts</w:t>
      </w:r>
    </w:p>
    <w:p w14:paraId="2A892B90" w14:textId="2848192F" w:rsidR="00651250" w:rsidRDefault="00651250" w:rsidP="00AB54C1">
      <w:pPr>
        <w:pStyle w:val="ListParagraph"/>
        <w:numPr>
          <w:ilvl w:val="1"/>
          <w:numId w:val="30"/>
        </w:numPr>
      </w:pPr>
      <w:r>
        <w:t>Manage Users</w:t>
      </w:r>
    </w:p>
    <w:p w14:paraId="59D463FE" w14:textId="77777777" w:rsidR="00AB54C1" w:rsidRDefault="00AB54C1" w:rsidP="00AB54C1">
      <w:pPr>
        <w:pStyle w:val="ListParagraph"/>
        <w:numPr>
          <w:ilvl w:val="1"/>
          <w:numId w:val="30"/>
        </w:numPr>
      </w:pPr>
      <w:del w:id="22" w:author="Robert Martinez" w:date="2019-06-06T18:37:00Z">
        <w:r w:rsidDel="006A3271">
          <w:delText>C</w:delText>
        </w:r>
      </w:del>
      <w:ins w:id="23" w:author="Robert Martinez" w:date="2019-06-06T18:37:00Z">
        <w:r>
          <w:t>About</w:t>
        </w:r>
      </w:ins>
      <w:del w:id="24" w:author="Robert Martinez" w:date="2019-06-06T18:37:00Z">
        <w:r w:rsidDel="006A3271">
          <w:delText>ontact Us</w:delText>
        </w:r>
      </w:del>
    </w:p>
    <w:p w14:paraId="440CE04A" w14:textId="77777777" w:rsidR="00AB54C1" w:rsidRDefault="00AB54C1" w:rsidP="00AB54C1">
      <w:pPr>
        <w:pStyle w:val="ListParagraph"/>
        <w:numPr>
          <w:ilvl w:val="1"/>
          <w:numId w:val="30"/>
        </w:numPr>
      </w:pPr>
      <w:r>
        <w:t>Profile</w:t>
      </w:r>
    </w:p>
    <w:p w14:paraId="3D0548A1" w14:textId="77777777" w:rsidR="00AB54C1" w:rsidRDefault="00AB54C1" w:rsidP="00AB54C1">
      <w:pPr>
        <w:pStyle w:val="ListParagraph"/>
        <w:numPr>
          <w:ilvl w:val="1"/>
          <w:numId w:val="30"/>
        </w:numPr>
      </w:pPr>
      <w:r>
        <w:t>Log Out</w:t>
      </w:r>
    </w:p>
    <w:p w14:paraId="0EC028D9" w14:textId="77777777" w:rsidR="00AB54C1" w:rsidRDefault="00AB54C1" w:rsidP="00AB54C1">
      <w:pPr>
        <w:pStyle w:val="ListParagraph"/>
        <w:numPr>
          <w:ilvl w:val="0"/>
          <w:numId w:val="30"/>
        </w:numPr>
      </w:pPr>
      <w:r>
        <w:t>Refresh Button</w:t>
      </w:r>
    </w:p>
    <w:p w14:paraId="7CEBD6EF" w14:textId="2ABA6B2A" w:rsidR="00AB54C1" w:rsidRDefault="004D1421" w:rsidP="00AB54C1">
      <w:pPr>
        <w:pStyle w:val="ListParagraph"/>
        <w:numPr>
          <w:ilvl w:val="0"/>
          <w:numId w:val="30"/>
        </w:numPr>
      </w:pPr>
      <w:r>
        <w:t>Dashboard List</w:t>
      </w:r>
    </w:p>
    <w:p w14:paraId="14EAC8E2" w14:textId="4D49880A" w:rsidR="00AB54C1" w:rsidRDefault="00651250" w:rsidP="00AB54C1">
      <w:pPr>
        <w:pStyle w:val="ListParagraph"/>
        <w:numPr>
          <w:ilvl w:val="1"/>
          <w:numId w:val="30"/>
        </w:numPr>
      </w:pPr>
      <w:r>
        <w:t>Request</w:t>
      </w:r>
      <w:r w:rsidR="004D1421">
        <w:t>ed</w:t>
      </w:r>
      <w:r>
        <w:t xml:space="preserve"> </w:t>
      </w:r>
      <w:r w:rsidR="004D1421">
        <w:t>Shifts</w:t>
      </w:r>
    </w:p>
    <w:p w14:paraId="0E295275" w14:textId="32B07276" w:rsidR="00AB54C1" w:rsidRDefault="004D1421" w:rsidP="00AB54C1">
      <w:pPr>
        <w:pStyle w:val="ListParagraph"/>
        <w:numPr>
          <w:ilvl w:val="1"/>
          <w:numId w:val="30"/>
        </w:numPr>
      </w:pPr>
      <w:r>
        <w:t>Uncovered Shifts &lt; 5 Days</w:t>
      </w:r>
      <w:r w:rsidR="00EC0AE0">
        <w:t xml:space="preserve"> - (within 5 days of the shift start date)</w:t>
      </w:r>
    </w:p>
    <w:p w14:paraId="4CF56021" w14:textId="320CFDD9" w:rsidR="004D1421" w:rsidRDefault="004D1421" w:rsidP="00AB54C1">
      <w:pPr>
        <w:pStyle w:val="ListParagraph"/>
        <w:numPr>
          <w:ilvl w:val="1"/>
          <w:numId w:val="30"/>
        </w:numPr>
      </w:pPr>
      <w:r>
        <w:t>Uncovered Shifts (Last 30 Days)</w:t>
      </w:r>
      <w:r w:rsidR="00EC0AE0">
        <w:t xml:space="preserve"> – (all shifts that went uncovered in the last 30 days)</w:t>
      </w:r>
    </w:p>
    <w:p w14:paraId="78C92593" w14:textId="3CF267D0" w:rsidR="00CA15DA" w:rsidRDefault="00AB54C1" w:rsidP="00AB54C1">
      <w:pPr>
        <w:pStyle w:val="ListParagraph"/>
        <w:numPr>
          <w:ilvl w:val="0"/>
          <w:numId w:val="30"/>
        </w:numPr>
      </w:pPr>
      <w:r>
        <w:t>Shift Detail Links</w:t>
      </w:r>
    </w:p>
    <w:p w14:paraId="3A857067" w14:textId="4DDA07AD" w:rsidR="001B59F9" w:rsidRPr="001B59F9" w:rsidRDefault="001B59F9" w:rsidP="001B59F9">
      <w:r>
        <w:rPr>
          <w:i/>
        </w:rPr>
        <w:t>*Diagram on next page*</w:t>
      </w:r>
    </w:p>
    <w:p w14:paraId="24B30918" w14:textId="7A54CC9B" w:rsidR="001B59F9" w:rsidRDefault="00EC0AE0" w:rsidP="004D1421">
      <w:pPr>
        <w:jc w:val="center"/>
      </w:pPr>
      <w:r>
        <w:rPr>
          <w:noProof/>
        </w:rPr>
        <w:lastRenderedPageBreak/>
        <mc:AlternateContent>
          <mc:Choice Requires="wps">
            <w:drawing>
              <wp:anchor distT="0" distB="0" distL="114300" distR="114300" simplePos="0" relativeHeight="251997184" behindDoc="0" locked="0" layoutInCell="1" allowOverlap="1" wp14:anchorId="223A4834" wp14:editId="04C59C9E">
                <wp:simplePos x="0" y="0"/>
                <wp:positionH relativeFrom="column">
                  <wp:posOffset>4507967</wp:posOffset>
                </wp:positionH>
                <wp:positionV relativeFrom="paragraph">
                  <wp:posOffset>621309</wp:posOffset>
                </wp:positionV>
                <wp:extent cx="943661" cy="2721254"/>
                <wp:effectExtent l="19050" t="19050" r="27940" b="22225"/>
                <wp:wrapNone/>
                <wp:docPr id="202" name="Oval 202"/>
                <wp:cNvGraphicFramePr/>
                <a:graphic xmlns:a="http://schemas.openxmlformats.org/drawingml/2006/main">
                  <a:graphicData uri="http://schemas.microsoft.com/office/word/2010/wordprocessingShape">
                    <wps:wsp>
                      <wps:cNvSpPr/>
                      <wps:spPr>
                        <a:xfrm>
                          <a:off x="0" y="0"/>
                          <a:ext cx="943661" cy="2721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AA71F2" id="Oval 202" o:spid="_x0000_s1026" style="position:absolute;margin-left:354.95pt;margin-top:48.9pt;width:74.3pt;height:214.2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" filled="f" strokecolor="red" strokeweight="2.25pt"/>
            </w:pict>
          </mc:Fallback>
        </mc:AlternateContent>
      </w:r>
      <w:r w:rsidRPr="00EC0AE0">
        <w:rPr>
          <w:noProof/>
        </w:rPr>
        <mc:AlternateContent>
          <mc:Choice Requires="wps">
            <w:drawing>
              <wp:anchor distT="0" distB="0" distL="114300" distR="114300" simplePos="0" relativeHeight="251996160" behindDoc="0" locked="0" layoutInCell="1" allowOverlap="1" wp14:anchorId="01BFAC5F" wp14:editId="39A6C8A5">
                <wp:simplePos x="0" y="0"/>
                <wp:positionH relativeFrom="margin">
                  <wp:posOffset>4448962</wp:posOffset>
                </wp:positionH>
                <wp:positionV relativeFrom="paragraph">
                  <wp:posOffset>218973</wp:posOffset>
                </wp:positionV>
                <wp:extent cx="344805" cy="208203"/>
                <wp:effectExtent l="0" t="0" r="0" b="1905"/>
                <wp:wrapNone/>
                <wp:docPr id="201" name="Text Box 201"/>
                <wp:cNvGraphicFramePr/>
                <a:graphic xmlns:a="http://schemas.openxmlformats.org/drawingml/2006/main">
                  <a:graphicData uri="http://schemas.microsoft.com/office/word/2010/wordprocessingShape">
                    <wps:wsp>
                      <wps:cNvSpPr txBox="1"/>
                      <wps:spPr>
                        <a:xfrm>
                          <a:off x="0" y="0"/>
                          <a:ext cx="344805" cy="208203"/>
                        </a:xfrm>
                        <a:prstGeom prst="rect">
                          <a:avLst/>
                        </a:prstGeom>
                        <a:solidFill>
                          <a:schemeClr val="bg1"/>
                        </a:solidFill>
                        <a:ln w="6350">
                          <a:noFill/>
                        </a:ln>
                      </wps:spPr>
                      <wps:txbx>
                        <w:txbxContent>
                          <w:p w14:paraId="37733AA3" w14:textId="2A778B3C" w:rsidR="00EC0AE0" w:rsidRPr="00DC0827" w:rsidRDefault="00EC0AE0" w:rsidP="00EC0AE0">
                            <w:pPr>
                              <w:jc w:val="center"/>
                              <w:rPr>
                                <w:b/>
                                <w:color w:val="FF0000"/>
                                <w:u w:val="single"/>
                              </w:rPr>
                            </w:pPr>
                            <w:r>
                              <w:rPr>
                                <w:b/>
                                <w:color w:val="FF0000"/>
                                <w:u w:val="singl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FAC5F" id="Text Box 201" o:spid="_x0000_s1060" type="#_x0000_t202" style="position:absolute;left:0;text-align:left;margin-left:350.3pt;margin-top:17.25pt;width:27.15pt;height:16.4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" fillcolor="white [3212]" stroked="f" strokeweight=".5pt">
                <v:textbox inset="0,0,0,0">
                  <w:txbxContent>
                    <w:p w14:paraId="37733AA3" w14:textId="2A778B3C" w:rsidR="00EC0AE0" w:rsidRPr="00DC0827" w:rsidRDefault="00EC0AE0" w:rsidP="00EC0AE0">
                      <w:pPr>
                        <w:jc w:val="center"/>
                        <w:rPr>
                          <w:b/>
                          <w:color w:val="FF0000"/>
                          <w:u w:val="single"/>
                        </w:rPr>
                      </w:pPr>
                      <w:r>
                        <w:rPr>
                          <w:b/>
                          <w:color w:val="FF0000"/>
                          <w:u w:val="single"/>
                        </w:rPr>
                        <w:t>4</w:t>
                      </w:r>
                    </w:p>
                  </w:txbxContent>
                </v:textbox>
                <w10:wrap anchorx="margin"/>
              </v:shape>
            </w:pict>
          </mc:Fallback>
        </mc:AlternateContent>
      </w:r>
      <w:r w:rsidRPr="00EC0AE0">
        <w:rPr>
          <w:noProof/>
        </w:rPr>
        <mc:AlternateContent>
          <mc:Choice Requires="wps">
            <w:drawing>
              <wp:anchor distT="0" distB="0" distL="114300" distR="114300" simplePos="0" relativeHeight="251995136" behindDoc="0" locked="0" layoutInCell="1" allowOverlap="1" wp14:anchorId="1520E9B0" wp14:editId="14D44602">
                <wp:simplePos x="0" y="0"/>
                <wp:positionH relativeFrom="column">
                  <wp:posOffset>4690872</wp:posOffset>
                </wp:positionH>
                <wp:positionV relativeFrom="paragraph">
                  <wp:posOffset>409651</wp:posOffset>
                </wp:positionV>
                <wp:extent cx="51206" cy="168250"/>
                <wp:effectExtent l="95250" t="38100" r="63500" b="80010"/>
                <wp:wrapNone/>
                <wp:docPr id="200" name="Straight Arrow Connector 200"/>
                <wp:cNvGraphicFramePr/>
                <a:graphic xmlns:a="http://schemas.openxmlformats.org/drawingml/2006/main">
                  <a:graphicData uri="http://schemas.microsoft.com/office/word/2010/wordprocessingShape">
                    <wps:wsp>
                      <wps:cNvCnPr/>
                      <wps:spPr>
                        <a:xfrm>
                          <a:off x="0" y="0"/>
                          <a:ext cx="51206" cy="1682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39717" id="Straight Arrow Connector 200" o:spid="_x0000_s1026" type="#_x0000_t32" style="position:absolute;margin-left:369.35pt;margin-top:32.25pt;width:4.05pt;height:13.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92064" behindDoc="0" locked="0" layoutInCell="1" allowOverlap="1" wp14:anchorId="36B8FB7C" wp14:editId="5CCD9B2B">
                <wp:simplePos x="0" y="0"/>
                <wp:positionH relativeFrom="column">
                  <wp:posOffset>2664562</wp:posOffset>
                </wp:positionH>
                <wp:positionV relativeFrom="paragraph">
                  <wp:posOffset>2501798</wp:posOffset>
                </wp:positionV>
                <wp:extent cx="292608" cy="45719"/>
                <wp:effectExtent l="0" t="76200" r="50800" b="107315"/>
                <wp:wrapNone/>
                <wp:docPr id="198" name="Straight Arrow Connector 198"/>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98CD5" id="Straight Arrow Connector 198" o:spid="_x0000_s1026" type="#_x0000_t32" style="position:absolute;margin-left:209.8pt;margin-top:197pt;width:23.05pt;height:3.6pt;flip:x 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93088" behindDoc="0" locked="0" layoutInCell="1" allowOverlap="1" wp14:anchorId="6ED2CF9D" wp14:editId="56C69716">
                <wp:simplePos x="0" y="0"/>
                <wp:positionH relativeFrom="margin">
                  <wp:posOffset>2855595</wp:posOffset>
                </wp:positionH>
                <wp:positionV relativeFrom="paragraph">
                  <wp:posOffset>2389505</wp:posOffset>
                </wp:positionV>
                <wp:extent cx="344805" cy="25209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344805" cy="252095"/>
                        </a:xfrm>
                        <a:prstGeom prst="rect">
                          <a:avLst/>
                        </a:prstGeom>
                        <a:solidFill>
                          <a:schemeClr val="bg1"/>
                        </a:solidFill>
                        <a:ln w="6350">
                          <a:noFill/>
                        </a:ln>
                      </wps:spPr>
                      <wps:txbx>
                        <w:txbxContent>
                          <w:p w14:paraId="02509B94" w14:textId="442195D3" w:rsidR="004D1421" w:rsidRPr="00DC0827" w:rsidRDefault="004D1421" w:rsidP="004D1421">
                            <w:pPr>
                              <w:jc w:val="center"/>
                              <w:rPr>
                                <w:b/>
                                <w:color w:val="FF0000"/>
                                <w:u w:val="single"/>
                              </w:rPr>
                            </w:pPr>
                            <w:r>
                              <w:rPr>
                                <w:b/>
                                <w:color w:val="FF0000"/>
                                <w:u w:val="single"/>
                              </w:rPr>
                              <w:t>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CF9D" id="Text Box 199" o:spid="_x0000_s1061" type="#_x0000_t202" style="position:absolute;left:0;text-align:left;margin-left:224.85pt;margin-top:188.15pt;width:27.15pt;height:19.8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" fillcolor="white [3212]" stroked="f" strokeweight=".5pt">
                <v:textbox inset="0,0,0,0">
                  <w:txbxContent>
                    <w:p w14:paraId="02509B94" w14:textId="442195D3" w:rsidR="004D1421" w:rsidRPr="00DC0827" w:rsidRDefault="004D1421" w:rsidP="004D1421">
                      <w:pPr>
                        <w:jc w:val="center"/>
                        <w:rPr>
                          <w:b/>
                          <w:color w:val="FF0000"/>
                          <w:u w:val="single"/>
                        </w:rPr>
                      </w:pPr>
                      <w:r>
                        <w:rPr>
                          <w:b/>
                          <w:color w:val="FF0000"/>
                          <w:u w:val="single"/>
                        </w:rPr>
                        <w:t>3.c</w:t>
                      </w:r>
                    </w:p>
                  </w:txbxContent>
                </v:textbox>
                <w10:wrap anchorx="margin"/>
              </v:shape>
            </w:pict>
          </mc:Fallback>
        </mc:AlternateContent>
      </w:r>
      <w:r w:rsidR="004D1421" w:rsidRPr="004D1421">
        <w:rPr>
          <w:noProof/>
        </w:rPr>
        <mc:AlternateContent>
          <mc:Choice Requires="wps">
            <w:drawing>
              <wp:anchor distT="0" distB="0" distL="114300" distR="114300" simplePos="0" relativeHeight="251988992" behindDoc="0" locked="0" layoutInCell="1" allowOverlap="1" wp14:anchorId="6015D5E5" wp14:editId="1B9F185C">
                <wp:simplePos x="0" y="0"/>
                <wp:positionH relativeFrom="column">
                  <wp:posOffset>2328062</wp:posOffset>
                </wp:positionH>
                <wp:positionV relativeFrom="paragraph">
                  <wp:posOffset>1483158</wp:posOffset>
                </wp:positionV>
                <wp:extent cx="336500" cy="45719"/>
                <wp:effectExtent l="57150" t="76200" r="0" b="126365"/>
                <wp:wrapNone/>
                <wp:docPr id="196" name="Straight Arrow Connector 196"/>
                <wp:cNvGraphicFramePr/>
                <a:graphic xmlns:a="http://schemas.openxmlformats.org/drawingml/2006/main">
                  <a:graphicData uri="http://schemas.microsoft.com/office/word/2010/wordprocessingShape">
                    <wps:wsp>
                      <wps:cNvCnPr/>
                      <wps:spPr>
                        <a:xfrm flipH="1">
                          <a:off x="0" y="0"/>
                          <a:ext cx="336500"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5859C" id="Straight Arrow Connector 196" o:spid="_x0000_s1026" type="#_x0000_t32" style="position:absolute;margin-left:183.3pt;margin-top:116.8pt;width:26.5pt;height:3.6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90016" behindDoc="0" locked="0" layoutInCell="1" allowOverlap="1" wp14:anchorId="77CC6B7F" wp14:editId="41765471">
                <wp:simplePos x="0" y="0"/>
                <wp:positionH relativeFrom="margin">
                  <wp:posOffset>2534133</wp:posOffset>
                </wp:positionH>
                <wp:positionV relativeFrom="paragraph">
                  <wp:posOffset>1417015</wp:posOffset>
                </wp:positionV>
                <wp:extent cx="345056" cy="25209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345056" cy="252095"/>
                        </a:xfrm>
                        <a:prstGeom prst="rect">
                          <a:avLst/>
                        </a:prstGeom>
                        <a:solidFill>
                          <a:schemeClr val="bg1"/>
                        </a:solidFill>
                        <a:ln w="6350">
                          <a:noFill/>
                        </a:ln>
                      </wps:spPr>
                      <wps:txbx>
                        <w:txbxContent>
                          <w:p w14:paraId="7137A124" w14:textId="6D80D3F7" w:rsidR="004D1421" w:rsidRPr="00DC0827" w:rsidRDefault="004D1421" w:rsidP="004D1421">
                            <w:pPr>
                              <w:rPr>
                                <w:b/>
                                <w:color w:val="FF0000"/>
                                <w:u w:val="single"/>
                              </w:rPr>
                            </w:pPr>
                            <w:r>
                              <w:rPr>
                                <w:b/>
                                <w:color w:val="FF0000"/>
                                <w:u w:val="single"/>
                              </w:rPr>
                              <w:t>3.b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C6B7F" id="Text Box 197" o:spid="_x0000_s1062" type="#_x0000_t202" style="position:absolute;left:0;text-align:left;margin-left:199.55pt;margin-top:111.6pt;width:27.15pt;height:19.8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" fillcolor="white [3212]" stroked="f" strokeweight=".5pt">
                <v:textbox inset="0,0,0,0">
                  <w:txbxContent>
                    <w:p w14:paraId="7137A124" w14:textId="6D80D3F7" w:rsidR="004D1421" w:rsidRPr="00DC0827" w:rsidRDefault="004D1421" w:rsidP="004D1421">
                      <w:pPr>
                        <w:rPr>
                          <w:b/>
                          <w:color w:val="FF0000"/>
                          <w:u w:val="single"/>
                        </w:rPr>
                      </w:pPr>
                      <w:r>
                        <w:rPr>
                          <w:b/>
                          <w:color w:val="FF0000"/>
                          <w:u w:val="single"/>
                        </w:rPr>
                        <w:t>3.b</w:t>
                      </w:r>
                    </w:p>
                  </w:txbxContent>
                </v:textbox>
                <w10:wrap anchorx="margin"/>
              </v:shape>
            </w:pict>
          </mc:Fallback>
        </mc:AlternateContent>
      </w:r>
      <w:r w:rsidR="004D1421" w:rsidRPr="004D1421">
        <w:rPr>
          <w:noProof/>
        </w:rPr>
        <mc:AlternateContent>
          <mc:Choice Requires="wps">
            <w:drawing>
              <wp:anchor distT="0" distB="0" distL="114300" distR="114300" simplePos="0" relativeHeight="251985920" behindDoc="0" locked="0" layoutInCell="1" allowOverlap="1" wp14:anchorId="0C0DF9B0" wp14:editId="739256C7">
                <wp:simplePos x="0" y="0"/>
                <wp:positionH relativeFrom="column">
                  <wp:posOffset>1815998</wp:posOffset>
                </wp:positionH>
                <wp:positionV relativeFrom="paragraph">
                  <wp:posOffset>546812</wp:posOffset>
                </wp:positionV>
                <wp:extent cx="336500" cy="45719"/>
                <wp:effectExtent l="57150" t="76200" r="0" b="126365"/>
                <wp:wrapNone/>
                <wp:docPr id="194" name="Straight Arrow Connector 194"/>
                <wp:cNvGraphicFramePr/>
                <a:graphic xmlns:a="http://schemas.openxmlformats.org/drawingml/2006/main">
                  <a:graphicData uri="http://schemas.microsoft.com/office/word/2010/wordprocessingShape">
                    <wps:wsp>
                      <wps:cNvCnPr/>
                      <wps:spPr>
                        <a:xfrm flipH="1">
                          <a:off x="0" y="0"/>
                          <a:ext cx="336500"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8BC1B" id="Straight Arrow Connector 194" o:spid="_x0000_s1026" type="#_x0000_t32" style="position:absolute;margin-left:143pt;margin-top:43.05pt;width:26.5pt;height:3.6pt;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86944" behindDoc="0" locked="0" layoutInCell="1" allowOverlap="1" wp14:anchorId="551ECE78" wp14:editId="5018076E">
                <wp:simplePos x="0" y="0"/>
                <wp:positionH relativeFrom="margin">
                  <wp:posOffset>2080590</wp:posOffset>
                </wp:positionH>
                <wp:positionV relativeFrom="paragraph">
                  <wp:posOffset>453924</wp:posOffset>
                </wp:positionV>
                <wp:extent cx="345056" cy="25209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345056" cy="252095"/>
                        </a:xfrm>
                        <a:prstGeom prst="rect">
                          <a:avLst/>
                        </a:prstGeom>
                        <a:solidFill>
                          <a:schemeClr val="bg1"/>
                        </a:solidFill>
                        <a:ln w="6350">
                          <a:noFill/>
                        </a:ln>
                      </wps:spPr>
                      <wps:txbx>
                        <w:txbxContent>
                          <w:p w14:paraId="26D84F36" w14:textId="0762B7F3" w:rsidR="004D1421" w:rsidRPr="00DC0827" w:rsidRDefault="004D1421" w:rsidP="004D1421">
                            <w:pPr>
                              <w:rPr>
                                <w:b/>
                                <w:color w:val="FF0000"/>
                                <w:u w:val="single"/>
                              </w:rPr>
                            </w:pPr>
                            <w:r>
                              <w:rPr>
                                <w:b/>
                                <w:color w:val="FF0000"/>
                                <w:u w:val="single"/>
                              </w:rPr>
                              <w:t>3.a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ECE78" id="Text Box 195" o:spid="_x0000_s1063" type="#_x0000_t202" style="position:absolute;left:0;text-align:left;margin-left:163.85pt;margin-top:35.75pt;width:27.15pt;height:19.8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" fillcolor="white [3212]" stroked="f" strokeweight=".5pt">
                <v:textbox inset="0,0,0,0">
                  <w:txbxContent>
                    <w:p w14:paraId="26D84F36" w14:textId="0762B7F3" w:rsidR="004D1421" w:rsidRPr="00DC0827" w:rsidRDefault="004D1421" w:rsidP="004D1421">
                      <w:pPr>
                        <w:rPr>
                          <w:b/>
                          <w:color w:val="FF0000"/>
                          <w:u w:val="single"/>
                        </w:rPr>
                      </w:pPr>
                      <w:r>
                        <w:rPr>
                          <w:b/>
                          <w:color w:val="FF0000"/>
                          <w:u w:val="single"/>
                        </w:rPr>
                        <w:t>3.a</w:t>
                      </w:r>
                    </w:p>
                  </w:txbxContent>
                </v:textbox>
                <w10:wrap anchorx="margin"/>
              </v:shape>
            </w:pict>
          </mc:Fallback>
        </mc:AlternateContent>
      </w:r>
      <w:r w:rsidR="004D1421" w:rsidRPr="004D1421">
        <w:rPr>
          <w:noProof/>
        </w:rPr>
        <mc:AlternateContent>
          <mc:Choice Requires="wps">
            <w:drawing>
              <wp:anchor distT="0" distB="0" distL="114300" distR="114300" simplePos="0" relativeHeight="251983872" behindDoc="0" locked="0" layoutInCell="1" allowOverlap="1" wp14:anchorId="39921E56" wp14:editId="44E1D99B">
                <wp:simplePos x="0" y="0"/>
                <wp:positionH relativeFrom="margin">
                  <wp:posOffset>1369441</wp:posOffset>
                </wp:positionH>
                <wp:positionV relativeFrom="paragraph">
                  <wp:posOffset>233985</wp:posOffset>
                </wp:positionV>
                <wp:extent cx="220447" cy="252095"/>
                <wp:effectExtent l="0" t="0" r="8255" b="0"/>
                <wp:wrapNone/>
                <wp:docPr id="193" name="Text Box 193"/>
                <wp:cNvGraphicFramePr/>
                <a:graphic xmlns:a="http://schemas.openxmlformats.org/drawingml/2006/main">
                  <a:graphicData uri="http://schemas.microsoft.com/office/word/2010/wordprocessingShape">
                    <wps:wsp>
                      <wps:cNvSpPr txBox="1"/>
                      <wps:spPr>
                        <a:xfrm>
                          <a:off x="0" y="0"/>
                          <a:ext cx="220447" cy="252095"/>
                        </a:xfrm>
                        <a:prstGeom prst="rect">
                          <a:avLst/>
                        </a:prstGeom>
                        <a:solidFill>
                          <a:schemeClr val="bg1"/>
                        </a:solidFill>
                        <a:ln w="6350">
                          <a:noFill/>
                        </a:ln>
                      </wps:spPr>
                      <wps:txbx>
                        <w:txbxContent>
                          <w:p w14:paraId="3A22BFC9" w14:textId="597DC9D9" w:rsidR="004D1421" w:rsidRPr="00DC0827" w:rsidRDefault="004D1421" w:rsidP="004D1421">
                            <w:pPr>
                              <w:jc w:val="center"/>
                              <w:rPr>
                                <w:b/>
                                <w:color w:val="FF0000"/>
                                <w:u w:val="single"/>
                              </w:rPr>
                            </w:pPr>
                            <w:r>
                              <w:rPr>
                                <w:b/>
                                <w:color w:val="FF0000"/>
                                <w:u w:val="singl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1E56" id="Text Box 193" o:spid="_x0000_s1064" type="#_x0000_t202" style="position:absolute;left:0;text-align:left;margin-left:107.85pt;margin-top:18.4pt;width:17.35pt;height:19.8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" fillcolor="white [3212]" stroked="f" strokeweight=".5pt">
                <v:textbox inset="0,0,0,0">
                  <w:txbxContent>
                    <w:p w14:paraId="3A22BFC9" w14:textId="597DC9D9" w:rsidR="004D1421" w:rsidRPr="00DC0827" w:rsidRDefault="004D1421" w:rsidP="004D1421">
                      <w:pPr>
                        <w:jc w:val="center"/>
                        <w:rPr>
                          <w:b/>
                          <w:color w:val="FF0000"/>
                          <w:u w:val="single"/>
                        </w:rPr>
                      </w:pPr>
                      <w:r>
                        <w:rPr>
                          <w:b/>
                          <w:color w:val="FF0000"/>
                          <w:u w:val="single"/>
                        </w:rPr>
                        <w:t>2</w:t>
                      </w:r>
                    </w:p>
                  </w:txbxContent>
                </v:textbox>
                <w10:wrap anchorx="margin"/>
              </v:shape>
            </w:pict>
          </mc:Fallback>
        </mc:AlternateContent>
      </w:r>
      <w:r w:rsidR="004D1421" w:rsidRPr="004D1421">
        <w:rPr>
          <w:noProof/>
        </w:rPr>
        <mc:AlternateContent>
          <mc:Choice Requires="wps">
            <w:drawing>
              <wp:anchor distT="0" distB="0" distL="114300" distR="114300" simplePos="0" relativeHeight="251982848" behindDoc="0" locked="0" layoutInCell="1" allowOverlap="1" wp14:anchorId="40AF11A3" wp14:editId="2765F690">
                <wp:simplePos x="0" y="0"/>
                <wp:positionH relativeFrom="column">
                  <wp:posOffset>1157629</wp:posOffset>
                </wp:positionH>
                <wp:positionV relativeFrom="paragraph">
                  <wp:posOffset>351130</wp:posOffset>
                </wp:positionV>
                <wp:extent cx="285293" cy="45719"/>
                <wp:effectExtent l="0" t="76200" r="57785" b="107315"/>
                <wp:wrapNone/>
                <wp:docPr id="192" name="Straight Arrow Connector 192"/>
                <wp:cNvGraphicFramePr/>
                <a:graphic xmlns:a="http://schemas.openxmlformats.org/drawingml/2006/main">
                  <a:graphicData uri="http://schemas.microsoft.com/office/word/2010/wordprocessingShape">
                    <wps:wsp>
                      <wps:cNvCnPr/>
                      <wps:spPr>
                        <a:xfrm flipH="1" flipV="1">
                          <a:off x="0" y="0"/>
                          <a:ext cx="285293"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10A85" id="Straight Arrow Connector 192" o:spid="_x0000_s1026" type="#_x0000_t32" style="position:absolute;margin-left:91.15pt;margin-top:27.65pt;width:22.45pt;height:3.6pt;flip:x 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80800" behindDoc="0" locked="0" layoutInCell="1" allowOverlap="1" wp14:anchorId="3E11D350" wp14:editId="0DB0B155">
                <wp:simplePos x="0" y="0"/>
                <wp:positionH relativeFrom="margin">
                  <wp:posOffset>5055489</wp:posOffset>
                </wp:positionH>
                <wp:positionV relativeFrom="paragraph">
                  <wp:posOffset>241250</wp:posOffset>
                </wp:positionV>
                <wp:extent cx="345056" cy="25209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345056" cy="252095"/>
                        </a:xfrm>
                        <a:prstGeom prst="rect">
                          <a:avLst/>
                        </a:prstGeom>
                        <a:solidFill>
                          <a:schemeClr val="bg1"/>
                        </a:solidFill>
                        <a:ln w="6350">
                          <a:noFill/>
                        </a:ln>
                      </wps:spPr>
                      <wps:txbx>
                        <w:txbxContent>
                          <w:p w14:paraId="529F5A16" w14:textId="6AC991EF" w:rsidR="004D1421" w:rsidRPr="00DC0827" w:rsidRDefault="004D1421" w:rsidP="004D1421">
                            <w:pPr>
                              <w:jc w:val="center"/>
                              <w:rPr>
                                <w:b/>
                                <w:color w:val="FF0000"/>
                                <w:u w:val="single"/>
                              </w:rPr>
                            </w:pPr>
                            <w:r>
                              <w:rPr>
                                <w:b/>
                                <w:color w:val="FF0000"/>
                                <w:u w:val="single"/>
                              </w:rPr>
                              <w:t>1.f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1D350" id="Text Box 190" o:spid="_x0000_s1065" type="#_x0000_t202" style="position:absolute;left:0;text-align:left;margin-left:398.05pt;margin-top:19pt;width:27.15pt;height:19.8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" fillcolor="white [3212]" stroked="f" strokeweight=".5pt">
                <v:textbox inset="0,0,0,0">
                  <w:txbxContent>
                    <w:p w14:paraId="529F5A16" w14:textId="6AC991EF" w:rsidR="004D1421" w:rsidRPr="00DC0827" w:rsidRDefault="004D1421" w:rsidP="004D1421">
                      <w:pPr>
                        <w:jc w:val="center"/>
                        <w:rPr>
                          <w:b/>
                          <w:color w:val="FF0000"/>
                          <w:u w:val="single"/>
                        </w:rPr>
                      </w:pPr>
                      <w:r>
                        <w:rPr>
                          <w:b/>
                          <w:color w:val="FF0000"/>
                          <w:u w:val="single"/>
                        </w:rPr>
                        <w:t>1.f</w:t>
                      </w:r>
                    </w:p>
                  </w:txbxContent>
                </v:textbox>
                <w10:wrap anchorx="margin"/>
              </v:shape>
            </w:pict>
          </mc:Fallback>
        </mc:AlternateContent>
      </w:r>
      <w:r w:rsidR="004D1421" w:rsidRPr="004D1421">
        <w:rPr>
          <w:noProof/>
        </w:rPr>
        <mc:AlternateContent>
          <mc:Choice Requires="wps">
            <w:drawing>
              <wp:anchor distT="0" distB="0" distL="114300" distR="114300" simplePos="0" relativeHeight="251979776" behindDoc="0" locked="0" layoutInCell="1" allowOverlap="1" wp14:anchorId="3D7BD90D" wp14:editId="4E8FB423">
                <wp:simplePos x="0" y="0"/>
                <wp:positionH relativeFrom="column">
                  <wp:posOffset>5402631</wp:posOffset>
                </wp:positionH>
                <wp:positionV relativeFrom="paragraph">
                  <wp:posOffset>175565</wp:posOffset>
                </wp:positionV>
                <wp:extent cx="209956" cy="118364"/>
                <wp:effectExtent l="57150" t="38100" r="57150" b="91440"/>
                <wp:wrapNone/>
                <wp:docPr id="189" name="Straight Arrow Connector 189"/>
                <wp:cNvGraphicFramePr/>
                <a:graphic xmlns:a="http://schemas.openxmlformats.org/drawingml/2006/main">
                  <a:graphicData uri="http://schemas.microsoft.com/office/word/2010/wordprocessingShape">
                    <wps:wsp>
                      <wps:cNvCnPr/>
                      <wps:spPr>
                        <a:xfrm flipV="1">
                          <a:off x="0" y="0"/>
                          <a:ext cx="209956" cy="118364"/>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5752D" id="Straight Arrow Connector 189" o:spid="_x0000_s1026" type="#_x0000_t32" style="position:absolute;margin-left:425.4pt;margin-top:13.8pt;width:16.55pt;height:9.3pt;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77728" behindDoc="0" locked="0" layoutInCell="1" allowOverlap="1" wp14:anchorId="54F3215B" wp14:editId="79FE8DA2">
                <wp:simplePos x="0" y="0"/>
                <wp:positionH relativeFrom="margin">
                  <wp:posOffset>3968750</wp:posOffset>
                </wp:positionH>
                <wp:positionV relativeFrom="paragraph">
                  <wp:posOffset>304800</wp:posOffset>
                </wp:positionV>
                <wp:extent cx="344805" cy="25209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344805" cy="252095"/>
                        </a:xfrm>
                        <a:prstGeom prst="rect">
                          <a:avLst/>
                        </a:prstGeom>
                        <a:solidFill>
                          <a:schemeClr val="bg1"/>
                        </a:solidFill>
                        <a:ln w="6350">
                          <a:noFill/>
                        </a:ln>
                      </wps:spPr>
                      <wps:txbx>
                        <w:txbxContent>
                          <w:p w14:paraId="5D9A26EA" w14:textId="4408DCA4" w:rsidR="004D1421" w:rsidRPr="00DC0827" w:rsidRDefault="004D1421" w:rsidP="004D1421">
                            <w:pPr>
                              <w:jc w:val="center"/>
                              <w:rPr>
                                <w:b/>
                                <w:color w:val="FF0000"/>
                                <w:u w:val="single"/>
                              </w:rPr>
                            </w:pPr>
                            <w:r>
                              <w:rPr>
                                <w:b/>
                                <w:color w:val="FF0000"/>
                                <w:u w:val="single"/>
                              </w:rPr>
                              <w:t>1.e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3215B" id="Text Box 188" o:spid="_x0000_s1066" type="#_x0000_t202" style="position:absolute;left:0;text-align:left;margin-left:312.5pt;margin-top:24pt;width:27.15pt;height:19.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" fillcolor="white [3212]" stroked="f" strokeweight=".5pt">
                <v:textbox inset="0,0,0,0">
                  <w:txbxContent>
                    <w:p w14:paraId="5D9A26EA" w14:textId="4408DCA4" w:rsidR="004D1421" w:rsidRPr="00DC0827" w:rsidRDefault="004D1421" w:rsidP="004D1421">
                      <w:pPr>
                        <w:jc w:val="center"/>
                        <w:rPr>
                          <w:b/>
                          <w:color w:val="FF0000"/>
                          <w:u w:val="single"/>
                        </w:rPr>
                      </w:pPr>
                      <w:r>
                        <w:rPr>
                          <w:b/>
                          <w:color w:val="FF0000"/>
                          <w:u w:val="single"/>
                        </w:rPr>
                        <w:t>1.e</w:t>
                      </w:r>
                    </w:p>
                  </w:txbxContent>
                </v:textbox>
                <w10:wrap anchorx="margin"/>
              </v:shape>
            </w:pict>
          </mc:Fallback>
        </mc:AlternateContent>
      </w:r>
      <w:r w:rsidR="004D1421" w:rsidRPr="004D1421">
        <w:rPr>
          <w:noProof/>
        </w:rPr>
        <mc:AlternateContent>
          <mc:Choice Requires="wps">
            <w:drawing>
              <wp:anchor distT="0" distB="0" distL="114300" distR="114300" simplePos="0" relativeHeight="251976704" behindDoc="0" locked="0" layoutInCell="1" allowOverlap="1" wp14:anchorId="4AB5C297" wp14:editId="358C87C6">
                <wp:simplePos x="0" y="0"/>
                <wp:positionH relativeFrom="column">
                  <wp:posOffset>3908578</wp:posOffset>
                </wp:positionH>
                <wp:positionV relativeFrom="paragraph">
                  <wp:posOffset>175564</wp:posOffset>
                </wp:positionV>
                <wp:extent cx="207034" cy="155276"/>
                <wp:effectExtent l="57150" t="38100" r="59690" b="92710"/>
                <wp:wrapNone/>
                <wp:docPr id="187" name="Straight Arrow Connector 187"/>
                <wp:cNvGraphicFramePr/>
                <a:graphic xmlns:a="http://schemas.openxmlformats.org/drawingml/2006/main">
                  <a:graphicData uri="http://schemas.microsoft.com/office/word/2010/wordprocessingShape">
                    <wps:wsp>
                      <wps:cNvCnPr/>
                      <wps:spPr>
                        <a:xfrm flipH="1" flipV="1">
                          <a:off x="0" y="0"/>
                          <a:ext cx="207034" cy="15527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17912" id="Straight Arrow Connector 187" o:spid="_x0000_s1026" type="#_x0000_t32" style="position:absolute;margin-left:307.75pt;margin-top:13.8pt;width:16.3pt;height:12.25pt;flip:x 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74656" behindDoc="0" locked="0" layoutInCell="1" allowOverlap="1" wp14:anchorId="63974C97" wp14:editId="6B417D96">
                <wp:simplePos x="0" y="0"/>
                <wp:positionH relativeFrom="margin">
                  <wp:posOffset>3623945</wp:posOffset>
                </wp:positionH>
                <wp:positionV relativeFrom="paragraph">
                  <wp:posOffset>304800</wp:posOffset>
                </wp:positionV>
                <wp:extent cx="344805" cy="25209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344805" cy="252095"/>
                        </a:xfrm>
                        <a:prstGeom prst="rect">
                          <a:avLst/>
                        </a:prstGeom>
                        <a:solidFill>
                          <a:schemeClr val="bg1"/>
                        </a:solidFill>
                        <a:ln w="6350">
                          <a:noFill/>
                        </a:ln>
                      </wps:spPr>
                      <wps:txbx>
                        <w:txbxContent>
                          <w:p w14:paraId="40842AC4" w14:textId="3B1F216A" w:rsidR="004D1421" w:rsidRPr="00DC0827" w:rsidRDefault="004D1421" w:rsidP="004D1421">
                            <w:pPr>
                              <w:jc w:val="center"/>
                              <w:rPr>
                                <w:b/>
                                <w:color w:val="FF0000"/>
                                <w:u w:val="single"/>
                              </w:rPr>
                            </w:pPr>
                            <w:r>
                              <w:rPr>
                                <w:b/>
                                <w:color w:val="FF0000"/>
                                <w:u w:val="single"/>
                              </w:rPr>
                              <w:t>1.d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74C97" id="Text Box 186" o:spid="_x0000_s1067" type="#_x0000_t202" style="position:absolute;left:0;text-align:left;margin-left:285.35pt;margin-top:24pt;width:27.15pt;height:19.8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" fillcolor="white [3212]" stroked="f" strokeweight=".5pt">
                <v:textbox inset="0,0,0,0">
                  <w:txbxContent>
                    <w:p w14:paraId="40842AC4" w14:textId="3B1F216A" w:rsidR="004D1421" w:rsidRPr="00DC0827" w:rsidRDefault="004D1421" w:rsidP="004D1421">
                      <w:pPr>
                        <w:jc w:val="center"/>
                        <w:rPr>
                          <w:b/>
                          <w:color w:val="FF0000"/>
                          <w:u w:val="single"/>
                        </w:rPr>
                      </w:pPr>
                      <w:r>
                        <w:rPr>
                          <w:b/>
                          <w:color w:val="FF0000"/>
                          <w:u w:val="single"/>
                        </w:rPr>
                        <w:t>1.d</w:t>
                      </w:r>
                    </w:p>
                  </w:txbxContent>
                </v:textbox>
                <w10:wrap anchorx="margin"/>
              </v:shape>
            </w:pict>
          </mc:Fallback>
        </mc:AlternateContent>
      </w:r>
      <w:r w:rsidR="004D1421" w:rsidRPr="004D1421">
        <w:rPr>
          <w:noProof/>
        </w:rPr>
        <mc:AlternateContent>
          <mc:Choice Requires="wps">
            <w:drawing>
              <wp:anchor distT="0" distB="0" distL="114300" distR="114300" simplePos="0" relativeHeight="251973632" behindDoc="0" locked="0" layoutInCell="1" allowOverlap="1" wp14:anchorId="006D8081" wp14:editId="4A7BC858">
                <wp:simplePos x="0" y="0"/>
                <wp:positionH relativeFrom="column">
                  <wp:posOffset>3563772</wp:posOffset>
                </wp:positionH>
                <wp:positionV relativeFrom="paragraph">
                  <wp:posOffset>175565</wp:posOffset>
                </wp:positionV>
                <wp:extent cx="207034" cy="155276"/>
                <wp:effectExtent l="57150" t="38100" r="59690" b="92710"/>
                <wp:wrapNone/>
                <wp:docPr id="185" name="Straight Arrow Connector 185"/>
                <wp:cNvGraphicFramePr/>
                <a:graphic xmlns:a="http://schemas.openxmlformats.org/drawingml/2006/main">
                  <a:graphicData uri="http://schemas.microsoft.com/office/word/2010/wordprocessingShape">
                    <wps:wsp>
                      <wps:cNvCnPr/>
                      <wps:spPr>
                        <a:xfrm flipH="1" flipV="1">
                          <a:off x="0" y="0"/>
                          <a:ext cx="207034" cy="15527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8406A" id="Straight Arrow Connector 185" o:spid="_x0000_s1026" type="#_x0000_t32" style="position:absolute;margin-left:280.6pt;margin-top:13.8pt;width:16.3pt;height:12.25pt;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70560" behindDoc="0" locked="0" layoutInCell="1" allowOverlap="1" wp14:anchorId="6D73A371" wp14:editId="09C1C4B1">
                <wp:simplePos x="0" y="0"/>
                <wp:positionH relativeFrom="column">
                  <wp:posOffset>3117215</wp:posOffset>
                </wp:positionH>
                <wp:positionV relativeFrom="paragraph">
                  <wp:posOffset>154940</wp:posOffset>
                </wp:positionV>
                <wp:extent cx="207010" cy="154940"/>
                <wp:effectExtent l="57150" t="38100" r="59690" b="92710"/>
                <wp:wrapNone/>
                <wp:docPr id="183" name="Straight Arrow Connector 183"/>
                <wp:cNvGraphicFramePr/>
                <a:graphic xmlns:a="http://schemas.openxmlformats.org/drawingml/2006/main">
                  <a:graphicData uri="http://schemas.microsoft.com/office/word/2010/wordprocessingShape">
                    <wps:wsp>
                      <wps:cNvCnPr/>
                      <wps:spPr>
                        <a:xfrm flipH="1" flipV="1">
                          <a:off x="0" y="0"/>
                          <a:ext cx="207010" cy="1549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22424" id="Straight Arrow Connector 183" o:spid="_x0000_s1026" type="#_x0000_t32" style="position:absolute;margin-left:245.45pt;margin-top:12.2pt;width:16.3pt;height:12.2pt;flip:x 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71584" behindDoc="0" locked="0" layoutInCell="1" allowOverlap="1" wp14:anchorId="4EA72A92" wp14:editId="69A38347">
                <wp:simplePos x="0" y="0"/>
                <wp:positionH relativeFrom="margin">
                  <wp:posOffset>3177870</wp:posOffset>
                </wp:positionH>
                <wp:positionV relativeFrom="paragraph">
                  <wp:posOffset>284480</wp:posOffset>
                </wp:positionV>
                <wp:extent cx="345056" cy="25209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345056" cy="252095"/>
                        </a:xfrm>
                        <a:prstGeom prst="rect">
                          <a:avLst/>
                        </a:prstGeom>
                        <a:solidFill>
                          <a:schemeClr val="bg1"/>
                        </a:solidFill>
                        <a:ln w="6350">
                          <a:noFill/>
                        </a:ln>
                      </wps:spPr>
                      <wps:txbx>
                        <w:txbxContent>
                          <w:p w14:paraId="3D944C1F" w14:textId="0DDC9C84" w:rsidR="004D1421" w:rsidRPr="00DC0827" w:rsidRDefault="004D1421" w:rsidP="004D1421">
                            <w:pPr>
                              <w:jc w:val="center"/>
                              <w:rPr>
                                <w:b/>
                                <w:color w:val="FF0000"/>
                                <w:u w:val="single"/>
                              </w:rPr>
                            </w:pPr>
                            <w:r>
                              <w:rPr>
                                <w:b/>
                                <w:color w:val="FF0000"/>
                                <w:u w:val="single"/>
                              </w:rPr>
                              <w:t>1.c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72A92" id="Text Box 184" o:spid="_x0000_s1068" type="#_x0000_t202" style="position:absolute;left:0;text-align:left;margin-left:250.25pt;margin-top:22.4pt;width:27.15pt;height:19.8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" fillcolor="white [3212]" stroked="f" strokeweight=".5pt">
                <v:textbox inset="0,0,0,0">
                  <w:txbxContent>
                    <w:p w14:paraId="3D944C1F" w14:textId="0DDC9C84" w:rsidR="004D1421" w:rsidRPr="00DC0827" w:rsidRDefault="004D1421" w:rsidP="004D1421">
                      <w:pPr>
                        <w:jc w:val="center"/>
                        <w:rPr>
                          <w:b/>
                          <w:color w:val="FF0000"/>
                          <w:u w:val="single"/>
                        </w:rPr>
                      </w:pPr>
                      <w:r>
                        <w:rPr>
                          <w:b/>
                          <w:color w:val="FF0000"/>
                          <w:u w:val="single"/>
                        </w:rPr>
                        <w:t>1.c</w:t>
                      </w:r>
                    </w:p>
                  </w:txbxContent>
                </v:textbox>
                <w10:wrap anchorx="margin"/>
              </v:shape>
            </w:pict>
          </mc:Fallback>
        </mc:AlternateContent>
      </w:r>
      <w:r w:rsidR="004D1421" w:rsidRPr="004D1421">
        <w:rPr>
          <w:noProof/>
        </w:rPr>
        <mc:AlternateContent>
          <mc:Choice Requires="wps">
            <w:drawing>
              <wp:anchor distT="0" distB="0" distL="114300" distR="114300" simplePos="0" relativeHeight="251968512" behindDoc="0" locked="0" layoutInCell="1" allowOverlap="1" wp14:anchorId="7F0FFEA6" wp14:editId="40F037D9">
                <wp:simplePos x="0" y="0"/>
                <wp:positionH relativeFrom="margin">
                  <wp:posOffset>2636520</wp:posOffset>
                </wp:positionH>
                <wp:positionV relativeFrom="paragraph">
                  <wp:posOffset>284480</wp:posOffset>
                </wp:positionV>
                <wp:extent cx="344805" cy="25209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44805" cy="252095"/>
                        </a:xfrm>
                        <a:prstGeom prst="rect">
                          <a:avLst/>
                        </a:prstGeom>
                        <a:solidFill>
                          <a:schemeClr val="bg1"/>
                        </a:solidFill>
                        <a:ln w="6350">
                          <a:noFill/>
                        </a:ln>
                      </wps:spPr>
                      <wps:txbx>
                        <w:txbxContent>
                          <w:p w14:paraId="143030E1" w14:textId="03DCE99A" w:rsidR="004D1421" w:rsidRPr="00DC0827" w:rsidRDefault="004D1421" w:rsidP="004D1421">
                            <w:pPr>
                              <w:jc w:val="center"/>
                              <w:rPr>
                                <w:b/>
                                <w:color w:val="FF0000"/>
                                <w:u w:val="single"/>
                              </w:rPr>
                            </w:pPr>
                            <w:r>
                              <w:rPr>
                                <w:b/>
                                <w:color w:val="FF0000"/>
                                <w:u w:val="single"/>
                              </w:rPr>
                              <w:t>1.b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FFEA6" id="Text Box 182" o:spid="_x0000_s1069" type="#_x0000_t202" style="position:absolute;left:0;text-align:left;margin-left:207.6pt;margin-top:22.4pt;width:27.15pt;height:19.85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" fillcolor="white [3212]" stroked="f" strokeweight=".5pt">
                <v:textbox inset="0,0,0,0">
                  <w:txbxContent>
                    <w:p w14:paraId="143030E1" w14:textId="03DCE99A" w:rsidR="004D1421" w:rsidRPr="00DC0827" w:rsidRDefault="004D1421" w:rsidP="004D1421">
                      <w:pPr>
                        <w:jc w:val="center"/>
                        <w:rPr>
                          <w:b/>
                          <w:color w:val="FF0000"/>
                          <w:u w:val="single"/>
                        </w:rPr>
                      </w:pPr>
                      <w:r>
                        <w:rPr>
                          <w:b/>
                          <w:color w:val="FF0000"/>
                          <w:u w:val="single"/>
                        </w:rPr>
                        <w:t>1.b</w:t>
                      </w:r>
                    </w:p>
                  </w:txbxContent>
                </v:textbox>
                <w10:wrap anchorx="margin"/>
              </v:shape>
            </w:pict>
          </mc:Fallback>
        </mc:AlternateContent>
      </w:r>
      <w:r w:rsidR="004D1421" w:rsidRPr="004D1421">
        <w:rPr>
          <w:noProof/>
        </w:rPr>
        <mc:AlternateContent>
          <mc:Choice Requires="wps">
            <w:drawing>
              <wp:anchor distT="0" distB="0" distL="114300" distR="114300" simplePos="0" relativeHeight="251967488" behindDoc="0" locked="0" layoutInCell="1" allowOverlap="1" wp14:anchorId="3924507D" wp14:editId="5A9B5FBD">
                <wp:simplePos x="0" y="0"/>
                <wp:positionH relativeFrom="column">
                  <wp:posOffset>2576221</wp:posOffset>
                </wp:positionH>
                <wp:positionV relativeFrom="paragraph">
                  <wp:posOffset>154940</wp:posOffset>
                </wp:positionV>
                <wp:extent cx="207034" cy="155276"/>
                <wp:effectExtent l="57150" t="38100" r="59690" b="92710"/>
                <wp:wrapNone/>
                <wp:docPr id="181" name="Straight Arrow Connector 181"/>
                <wp:cNvGraphicFramePr/>
                <a:graphic xmlns:a="http://schemas.openxmlformats.org/drawingml/2006/main">
                  <a:graphicData uri="http://schemas.microsoft.com/office/word/2010/wordprocessingShape">
                    <wps:wsp>
                      <wps:cNvCnPr/>
                      <wps:spPr>
                        <a:xfrm flipH="1" flipV="1">
                          <a:off x="0" y="0"/>
                          <a:ext cx="207034" cy="15527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B3A51" id="Straight Arrow Connector 181" o:spid="_x0000_s1026" type="#_x0000_t32" style="position:absolute;margin-left:202.85pt;margin-top:12.2pt;width:16.3pt;height:12.25pt;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64416" behindDoc="0" locked="0" layoutInCell="1" allowOverlap="1" wp14:anchorId="4472FC76" wp14:editId="15B4C2AF">
                <wp:simplePos x="0" y="0"/>
                <wp:positionH relativeFrom="column">
                  <wp:posOffset>2159000</wp:posOffset>
                </wp:positionH>
                <wp:positionV relativeFrom="paragraph">
                  <wp:posOffset>175260</wp:posOffset>
                </wp:positionV>
                <wp:extent cx="207010" cy="154940"/>
                <wp:effectExtent l="57150" t="38100" r="59690" b="92710"/>
                <wp:wrapNone/>
                <wp:docPr id="179" name="Straight Arrow Connector 179"/>
                <wp:cNvGraphicFramePr/>
                <a:graphic xmlns:a="http://schemas.openxmlformats.org/drawingml/2006/main">
                  <a:graphicData uri="http://schemas.microsoft.com/office/word/2010/wordprocessingShape">
                    <wps:wsp>
                      <wps:cNvCnPr/>
                      <wps:spPr>
                        <a:xfrm flipH="1" flipV="1">
                          <a:off x="0" y="0"/>
                          <a:ext cx="207010" cy="1549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71922" id="Straight Arrow Connector 179" o:spid="_x0000_s1026" type="#_x0000_t32" style="position:absolute;margin-left:170pt;margin-top:13.8pt;width:16.3pt;height:12.2pt;flip:x 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" strokecolor="red" strokeweight="2.25pt">
                <v:stroke endarrow="block"/>
                <v:shadow on="t" color="black" opacity="24903f" origin=",.5" offset="0,.55556mm"/>
              </v:shape>
            </w:pict>
          </mc:Fallback>
        </mc:AlternateContent>
      </w:r>
      <w:r w:rsidR="004D1421" w:rsidRPr="004D1421">
        <w:rPr>
          <w:noProof/>
        </w:rPr>
        <mc:AlternateContent>
          <mc:Choice Requires="wps">
            <w:drawing>
              <wp:anchor distT="0" distB="0" distL="114300" distR="114300" simplePos="0" relativeHeight="251965440" behindDoc="0" locked="0" layoutInCell="1" allowOverlap="1" wp14:anchorId="253324E0" wp14:editId="1BB52F9D">
                <wp:simplePos x="0" y="0"/>
                <wp:positionH relativeFrom="margin">
                  <wp:posOffset>2219579</wp:posOffset>
                </wp:positionH>
                <wp:positionV relativeFrom="paragraph">
                  <wp:posOffset>305105</wp:posOffset>
                </wp:positionV>
                <wp:extent cx="345056" cy="25209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45056" cy="252095"/>
                        </a:xfrm>
                        <a:prstGeom prst="rect">
                          <a:avLst/>
                        </a:prstGeom>
                        <a:solidFill>
                          <a:schemeClr val="bg1"/>
                        </a:solidFill>
                        <a:ln w="6350">
                          <a:noFill/>
                        </a:ln>
                      </wps:spPr>
                      <wps:txbx>
                        <w:txbxContent>
                          <w:p w14:paraId="2F5077A3" w14:textId="5D6F3006" w:rsidR="004D1421" w:rsidRPr="00DC0827" w:rsidRDefault="004D1421" w:rsidP="004D1421">
                            <w:pPr>
                              <w:jc w:val="center"/>
                              <w:rPr>
                                <w:b/>
                                <w:color w:val="FF0000"/>
                                <w:u w:val="single"/>
                              </w:rPr>
                            </w:pPr>
                            <w:r>
                              <w:rPr>
                                <w:b/>
                                <w:color w:val="FF0000"/>
                                <w:u w:val="single"/>
                              </w:rPr>
                              <w:t>1.a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324E0" id="Text Box 180" o:spid="_x0000_s1070" type="#_x0000_t202" style="position:absolute;left:0;text-align:left;margin-left:174.75pt;margin-top:24pt;width:27.15pt;height:19.8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" fillcolor="white [3212]" stroked="f" strokeweight=".5pt">
                <v:textbox inset="0,0,0,0">
                  <w:txbxContent>
                    <w:p w14:paraId="2F5077A3" w14:textId="5D6F3006" w:rsidR="004D1421" w:rsidRPr="00DC0827" w:rsidRDefault="004D1421" w:rsidP="004D1421">
                      <w:pPr>
                        <w:jc w:val="center"/>
                        <w:rPr>
                          <w:b/>
                          <w:color w:val="FF0000"/>
                          <w:u w:val="single"/>
                        </w:rPr>
                      </w:pPr>
                      <w:r>
                        <w:rPr>
                          <w:b/>
                          <w:color w:val="FF0000"/>
                          <w:u w:val="single"/>
                        </w:rPr>
                        <w:t>1.a</w:t>
                      </w:r>
                    </w:p>
                  </w:txbxContent>
                </v:textbox>
                <w10:wrap anchorx="margin"/>
              </v:shape>
            </w:pict>
          </mc:Fallback>
        </mc:AlternateContent>
      </w:r>
      <w:r w:rsidR="004D1421">
        <w:rPr>
          <w:noProof/>
        </w:rPr>
        <w:drawing>
          <wp:inline distT="0" distB="0" distL="0" distR="0" wp14:anchorId="36574A58" wp14:editId="42CD55BB">
            <wp:extent cx="5292534" cy="3566160"/>
            <wp:effectExtent l="0" t="0" r="381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2534" cy="3566160"/>
                    </a:xfrm>
                    <a:prstGeom prst="rect">
                      <a:avLst/>
                    </a:prstGeom>
                  </pic:spPr>
                </pic:pic>
              </a:graphicData>
            </a:graphic>
          </wp:inline>
        </w:drawing>
      </w:r>
    </w:p>
    <w:p w14:paraId="2724A88C" w14:textId="627A13EB" w:rsidR="00CA15DA" w:rsidRDefault="00CA15DA" w:rsidP="00CA15DA">
      <w:pPr>
        <w:pStyle w:val="Heading2"/>
      </w:pPr>
      <w:bookmarkStart w:id="25" w:name="_Toc10815498"/>
      <w:r>
        <w:t>Managing Users</w:t>
      </w:r>
      <w:bookmarkEnd w:id="25"/>
    </w:p>
    <w:p w14:paraId="005B0ED8" w14:textId="069BF8EA" w:rsidR="00CA15DA" w:rsidRPr="0018614B" w:rsidRDefault="0018614B" w:rsidP="0018614B">
      <w:pPr>
        <w:pStyle w:val="Heading3"/>
        <w:rPr>
          <w:b w:val="0"/>
        </w:rPr>
      </w:pPr>
      <w:bookmarkStart w:id="26" w:name="_Toc10815499"/>
      <w:r w:rsidRPr="0018614B">
        <w:t>Create A User</w:t>
      </w:r>
      <w:bookmarkEnd w:id="26"/>
    </w:p>
    <w:p w14:paraId="28A8D7B1" w14:textId="556B0646" w:rsidR="0018614B" w:rsidRDefault="003C7747" w:rsidP="003C7747">
      <w:pPr>
        <w:pStyle w:val="ListParagraph"/>
        <w:numPr>
          <w:ilvl w:val="0"/>
          <w:numId w:val="16"/>
        </w:numPr>
      </w:pPr>
      <w:r>
        <w:t xml:space="preserve">From the </w:t>
      </w:r>
      <w:r w:rsidR="00BD0712">
        <w:t>Manager D</w:t>
      </w:r>
      <w:r>
        <w:t xml:space="preserve">ashboard click on </w:t>
      </w:r>
      <w:r w:rsidR="00BD0712">
        <w:t>Manage</w:t>
      </w:r>
      <w:r>
        <w:t xml:space="preserve"> </w:t>
      </w:r>
      <w:r w:rsidR="00BD0712">
        <w:t>U</w:t>
      </w:r>
      <w:r>
        <w:t>sers.</w:t>
      </w:r>
    </w:p>
    <w:p w14:paraId="05DC7D8E" w14:textId="4E198AA7" w:rsidR="009D0606" w:rsidRDefault="00D45FAA" w:rsidP="009D0606">
      <w:pPr>
        <w:jc w:val="center"/>
      </w:pPr>
      <w:r w:rsidRPr="00A07DF7">
        <w:rPr>
          <w:noProof/>
        </w:rPr>
        <mc:AlternateContent>
          <mc:Choice Requires="wps">
            <w:drawing>
              <wp:anchor distT="0" distB="0" distL="114300" distR="114300" simplePos="0" relativeHeight="251999232" behindDoc="0" locked="0" layoutInCell="1" allowOverlap="1" wp14:anchorId="3580E704" wp14:editId="0E13452C">
                <wp:simplePos x="0" y="0"/>
                <wp:positionH relativeFrom="column">
                  <wp:posOffset>3278505</wp:posOffset>
                </wp:positionH>
                <wp:positionV relativeFrom="paragraph">
                  <wp:posOffset>141605</wp:posOffset>
                </wp:positionV>
                <wp:extent cx="87630" cy="226695"/>
                <wp:effectExtent l="76200" t="38100" r="45720" b="78105"/>
                <wp:wrapNone/>
                <wp:docPr id="213" name="Straight Arrow Connector 213"/>
                <wp:cNvGraphicFramePr/>
                <a:graphic xmlns:a="http://schemas.openxmlformats.org/drawingml/2006/main">
                  <a:graphicData uri="http://schemas.microsoft.com/office/word/2010/wordprocessingShape">
                    <wps:wsp>
                      <wps:cNvCnPr/>
                      <wps:spPr>
                        <a:xfrm flipH="1" flipV="1">
                          <a:off x="0" y="0"/>
                          <a:ext cx="87630" cy="22669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D00FB" id="Straight Arrow Connector 213" o:spid="_x0000_s1026" type="#_x0000_t32" style="position:absolute;margin-left:258.15pt;margin-top:11.15pt;width:6.9pt;height:17.85pt;flip:x 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" strokecolor="red" strokeweight="2.25pt">
                <v:stroke endarrow="block"/>
                <v:shadow on="t" color="black" opacity="24903f" origin=",.5" offset="0,.55556mm"/>
              </v:shape>
            </w:pict>
          </mc:Fallback>
        </mc:AlternateContent>
      </w:r>
      <w:r w:rsidRPr="00A07DF7">
        <w:rPr>
          <w:noProof/>
        </w:rPr>
        <mc:AlternateContent>
          <mc:Choice Requires="wps">
            <w:drawing>
              <wp:anchor distT="0" distB="0" distL="114300" distR="114300" simplePos="0" relativeHeight="252000256" behindDoc="0" locked="0" layoutInCell="1" allowOverlap="1" wp14:anchorId="7182CF4C" wp14:editId="686E788B">
                <wp:simplePos x="0" y="0"/>
                <wp:positionH relativeFrom="margin">
                  <wp:posOffset>3258591</wp:posOffset>
                </wp:positionH>
                <wp:positionV relativeFrom="paragraph">
                  <wp:posOffset>353263</wp:posOffset>
                </wp:positionV>
                <wp:extent cx="256032" cy="25209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256032" cy="252095"/>
                        </a:xfrm>
                        <a:prstGeom prst="rect">
                          <a:avLst/>
                        </a:prstGeom>
                        <a:solidFill>
                          <a:schemeClr val="bg1"/>
                        </a:solidFill>
                        <a:ln w="6350">
                          <a:noFill/>
                        </a:ln>
                      </wps:spPr>
                      <wps:txbx>
                        <w:txbxContent>
                          <w:p w14:paraId="26573CD9" w14:textId="5B9C2DCA" w:rsidR="00A07DF7" w:rsidRPr="00DC0827" w:rsidRDefault="00A07DF7" w:rsidP="00A07DF7">
                            <w:pPr>
                              <w:jc w:val="center"/>
                              <w:rPr>
                                <w:b/>
                                <w:color w:val="FF0000"/>
                                <w:u w:val="single"/>
                              </w:rPr>
                            </w:pPr>
                            <w:r>
                              <w:rPr>
                                <w:b/>
                                <w:color w:val="FF0000"/>
                                <w:u w:val="single"/>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2CF4C" id="Text Box 214" o:spid="_x0000_s1071" type="#_x0000_t202" style="position:absolute;left:0;text-align:left;margin-left:256.6pt;margin-top:27.8pt;width:20.15pt;height:19.8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" fillcolor="white [3212]" stroked="f" strokeweight=".5pt">
                <v:textbox inset="0,0,0,0">
                  <w:txbxContent>
                    <w:p w14:paraId="26573CD9" w14:textId="5B9C2DCA" w:rsidR="00A07DF7" w:rsidRPr="00DC0827" w:rsidRDefault="00A07DF7" w:rsidP="00A07DF7">
                      <w:pPr>
                        <w:jc w:val="center"/>
                        <w:rPr>
                          <w:b/>
                          <w:color w:val="FF0000"/>
                          <w:u w:val="single"/>
                        </w:rPr>
                      </w:pPr>
                      <w:r>
                        <w:rPr>
                          <w:b/>
                          <w:color w:val="FF0000"/>
                          <w:u w:val="single"/>
                        </w:rPr>
                        <w:t>1</w:t>
                      </w:r>
                    </w:p>
                  </w:txbxContent>
                </v:textbox>
                <w10:wrap anchorx="margin"/>
              </v:shape>
            </w:pict>
          </mc:Fallback>
        </mc:AlternateContent>
      </w:r>
      <w:r w:rsidR="009D0606">
        <w:rPr>
          <w:noProof/>
        </w:rPr>
        <w:drawing>
          <wp:inline distT="0" distB="0" distL="0" distR="0" wp14:anchorId="01FF8118" wp14:editId="3B37C78F">
            <wp:extent cx="5090907" cy="35661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907" cy="3566160"/>
                    </a:xfrm>
                    <a:prstGeom prst="rect">
                      <a:avLst/>
                    </a:prstGeom>
                  </pic:spPr>
                </pic:pic>
              </a:graphicData>
            </a:graphic>
          </wp:inline>
        </w:drawing>
      </w:r>
    </w:p>
    <w:p w14:paraId="27E878C8" w14:textId="2C3253E0" w:rsidR="003C7747" w:rsidRDefault="003C7747" w:rsidP="003C7747">
      <w:pPr>
        <w:pStyle w:val="ListParagraph"/>
        <w:numPr>
          <w:ilvl w:val="0"/>
          <w:numId w:val="16"/>
        </w:numPr>
      </w:pPr>
      <w:r>
        <w:lastRenderedPageBreak/>
        <w:t xml:space="preserve">Once on the </w:t>
      </w:r>
      <w:r w:rsidR="00BD0712">
        <w:t>Manage</w:t>
      </w:r>
      <w:r>
        <w:t xml:space="preserve"> </w:t>
      </w:r>
      <w:r w:rsidR="00BD0712">
        <w:t>U</w:t>
      </w:r>
      <w:r>
        <w:t xml:space="preserve">sers dashboard click on the </w:t>
      </w:r>
      <w:r w:rsidR="00BD0712">
        <w:t>C</w:t>
      </w:r>
      <w:r>
        <w:t xml:space="preserve">reate </w:t>
      </w:r>
      <w:r w:rsidR="00BD0712">
        <w:t>U</w:t>
      </w:r>
      <w:r>
        <w:t>ser button</w:t>
      </w:r>
    </w:p>
    <w:p w14:paraId="21C87645" w14:textId="3CB89ADA" w:rsidR="00002CDF" w:rsidRDefault="00710BC0" w:rsidP="00002CDF">
      <w:pPr>
        <w:jc w:val="center"/>
      </w:pPr>
      <w:r w:rsidRPr="00230903">
        <w:rPr>
          <w:noProof/>
        </w:rPr>
        <mc:AlternateContent>
          <mc:Choice Requires="wps">
            <w:drawing>
              <wp:anchor distT="0" distB="0" distL="114300" distR="114300" simplePos="0" relativeHeight="252003328" behindDoc="0" locked="0" layoutInCell="1" allowOverlap="1" wp14:anchorId="3194FC90" wp14:editId="1EC7D847">
                <wp:simplePos x="0" y="0"/>
                <wp:positionH relativeFrom="margin">
                  <wp:posOffset>1068705</wp:posOffset>
                </wp:positionH>
                <wp:positionV relativeFrom="paragraph">
                  <wp:posOffset>362585</wp:posOffset>
                </wp:positionV>
                <wp:extent cx="255905" cy="25209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01A91A4B" w14:textId="309902F8" w:rsidR="00230903" w:rsidRPr="00DC0827" w:rsidRDefault="00033D0B" w:rsidP="00230903">
                            <w:pPr>
                              <w:jc w:val="center"/>
                              <w:rPr>
                                <w:b/>
                                <w:color w:val="FF0000"/>
                                <w:u w:val="single"/>
                              </w:rPr>
                            </w:pPr>
                            <w:r>
                              <w:rPr>
                                <w:b/>
                                <w:color w:val="FF0000"/>
                                <w:u w:val="singl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4FC90" id="Text Box 220" o:spid="_x0000_s1072" type="#_x0000_t202" style="position:absolute;left:0;text-align:left;margin-left:84.15pt;margin-top:28.55pt;width:20.15pt;height:19.8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" fillcolor="white [3212]" stroked="f" strokeweight=".5pt">
                <v:textbox inset="0,0,0,0">
                  <w:txbxContent>
                    <w:p w14:paraId="01A91A4B" w14:textId="309902F8" w:rsidR="00230903" w:rsidRPr="00DC0827" w:rsidRDefault="00033D0B" w:rsidP="00230903">
                      <w:pPr>
                        <w:jc w:val="center"/>
                        <w:rPr>
                          <w:b/>
                          <w:color w:val="FF0000"/>
                          <w:u w:val="single"/>
                        </w:rPr>
                      </w:pPr>
                      <w:r>
                        <w:rPr>
                          <w:b/>
                          <w:color w:val="FF0000"/>
                          <w:u w:val="single"/>
                        </w:rPr>
                        <w:t>2</w:t>
                      </w:r>
                    </w:p>
                  </w:txbxContent>
                </v:textbox>
                <w10:wrap anchorx="margin"/>
              </v:shape>
            </w:pict>
          </mc:Fallback>
        </mc:AlternateContent>
      </w:r>
      <w:r w:rsidRPr="00230903">
        <w:rPr>
          <w:noProof/>
        </w:rPr>
        <mc:AlternateContent>
          <mc:Choice Requires="wps">
            <w:drawing>
              <wp:anchor distT="0" distB="0" distL="114300" distR="114300" simplePos="0" relativeHeight="252002304" behindDoc="0" locked="0" layoutInCell="1" allowOverlap="1" wp14:anchorId="09BD640D" wp14:editId="3DCA8E74">
                <wp:simplePos x="0" y="0"/>
                <wp:positionH relativeFrom="column">
                  <wp:posOffset>871703</wp:posOffset>
                </wp:positionH>
                <wp:positionV relativeFrom="paragraph">
                  <wp:posOffset>473583</wp:posOffset>
                </wp:positionV>
                <wp:extent cx="299923" cy="45719"/>
                <wp:effectExtent l="0" t="76200" r="43180" b="107315"/>
                <wp:wrapNone/>
                <wp:docPr id="219" name="Straight Arrow Connector 219"/>
                <wp:cNvGraphicFramePr/>
                <a:graphic xmlns:a="http://schemas.openxmlformats.org/drawingml/2006/main">
                  <a:graphicData uri="http://schemas.microsoft.com/office/word/2010/wordprocessingShape">
                    <wps:wsp>
                      <wps:cNvCnPr/>
                      <wps:spPr>
                        <a:xfrm flipH="1" flipV="1">
                          <a:off x="0" y="0"/>
                          <a:ext cx="299923"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603DD" id="Straight Arrow Connector 219" o:spid="_x0000_s1026" type="#_x0000_t32" style="position:absolute;margin-left:68.65pt;margin-top:37.3pt;width:23.6pt;height:3.6pt;flip:x 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" strokecolor="red" strokeweight="2.25pt">
                <v:stroke endarrow="block"/>
                <v:shadow on="t" color="black" opacity="24903f" origin=",.5" offset="0,.55556mm"/>
              </v:shape>
            </w:pict>
          </mc:Fallback>
        </mc:AlternateContent>
      </w:r>
      <w:r>
        <w:rPr>
          <w:noProof/>
        </w:rPr>
        <w:drawing>
          <wp:inline distT="0" distB="0" distL="0" distR="0" wp14:anchorId="0E88A8B2" wp14:editId="11FB9312">
            <wp:extent cx="5625389" cy="3924937"/>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5018" cy="3931655"/>
                    </a:xfrm>
                    <a:prstGeom prst="rect">
                      <a:avLst/>
                    </a:prstGeom>
                  </pic:spPr>
                </pic:pic>
              </a:graphicData>
            </a:graphic>
          </wp:inline>
        </w:drawing>
      </w:r>
    </w:p>
    <w:p w14:paraId="54624343" w14:textId="77777777" w:rsidR="00FE16CE" w:rsidRDefault="003C7747" w:rsidP="003C7747">
      <w:pPr>
        <w:pStyle w:val="ListParagraph"/>
        <w:numPr>
          <w:ilvl w:val="0"/>
          <w:numId w:val="16"/>
        </w:numPr>
      </w:pPr>
      <w:r>
        <w:t>Fill in all the required fields with the appropriate information</w:t>
      </w:r>
    </w:p>
    <w:p w14:paraId="5FBA1BB5" w14:textId="4A848858" w:rsidR="003C7747" w:rsidRDefault="00230903" w:rsidP="007372E9">
      <w:pPr>
        <w:ind w:left="360"/>
        <w:jc w:val="center"/>
      </w:pPr>
      <w:r w:rsidRPr="00230903">
        <w:rPr>
          <w:noProof/>
        </w:rPr>
        <w:lastRenderedPageBreak/>
        <mc:AlternateContent>
          <mc:Choice Requires="wps">
            <w:drawing>
              <wp:anchor distT="0" distB="0" distL="114300" distR="114300" simplePos="0" relativeHeight="252009472" behindDoc="0" locked="0" layoutInCell="1" allowOverlap="1" wp14:anchorId="22BF75C3" wp14:editId="4AD23EBA">
                <wp:simplePos x="0" y="0"/>
                <wp:positionH relativeFrom="margin">
                  <wp:posOffset>475259</wp:posOffset>
                </wp:positionH>
                <wp:positionV relativeFrom="paragraph">
                  <wp:posOffset>339624</wp:posOffset>
                </wp:positionV>
                <wp:extent cx="255905" cy="25209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2B2C6CDE" w14:textId="5202DD31" w:rsidR="00230903" w:rsidRPr="00DC0827" w:rsidRDefault="00230903" w:rsidP="00230903">
                            <w:pPr>
                              <w:jc w:val="center"/>
                              <w:rPr>
                                <w:b/>
                                <w:color w:val="FF0000"/>
                                <w:u w:val="single"/>
                              </w:rPr>
                            </w:pPr>
                            <w:r>
                              <w:rPr>
                                <w:b/>
                                <w:color w:val="FF0000"/>
                                <w:u w:val="singl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F75C3" id="Text Box 224" o:spid="_x0000_s1073" type="#_x0000_t202" style="position:absolute;left:0;text-align:left;margin-left:37.4pt;margin-top:26.75pt;width:20.15pt;height:19.85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" fillcolor="white [3212]" stroked="f" strokeweight=".5pt">
                <v:textbox inset="0,0,0,0">
                  <w:txbxContent>
                    <w:p w14:paraId="2B2C6CDE" w14:textId="5202DD31" w:rsidR="00230903" w:rsidRPr="00DC0827" w:rsidRDefault="00230903" w:rsidP="00230903">
                      <w:pPr>
                        <w:jc w:val="center"/>
                        <w:rPr>
                          <w:b/>
                          <w:color w:val="FF0000"/>
                          <w:u w:val="single"/>
                        </w:rPr>
                      </w:pPr>
                      <w:r>
                        <w:rPr>
                          <w:b/>
                          <w:color w:val="FF0000"/>
                          <w:u w:val="single"/>
                        </w:rPr>
                        <w:t>3</w:t>
                      </w:r>
                    </w:p>
                  </w:txbxContent>
                </v:textbox>
                <w10:wrap anchorx="margin"/>
              </v:shape>
            </w:pict>
          </mc:Fallback>
        </mc:AlternateContent>
      </w:r>
      <w:r w:rsidRPr="00230903">
        <w:rPr>
          <w:noProof/>
        </w:rPr>
        <mc:AlternateContent>
          <mc:Choice Requires="wps">
            <w:drawing>
              <wp:anchor distT="0" distB="0" distL="114300" distR="114300" simplePos="0" relativeHeight="252008448" behindDoc="0" locked="0" layoutInCell="1" allowOverlap="1" wp14:anchorId="2947BDF1" wp14:editId="4727389D">
                <wp:simplePos x="0" y="0"/>
                <wp:positionH relativeFrom="column">
                  <wp:posOffset>740664</wp:posOffset>
                </wp:positionH>
                <wp:positionV relativeFrom="paragraph">
                  <wp:posOffset>476021</wp:posOffset>
                </wp:positionV>
                <wp:extent cx="182626" cy="218186"/>
                <wp:effectExtent l="57150" t="38100" r="65405" b="86995"/>
                <wp:wrapNone/>
                <wp:docPr id="223" name="Straight Arrow Connector 223"/>
                <wp:cNvGraphicFramePr/>
                <a:graphic xmlns:a="http://schemas.openxmlformats.org/drawingml/2006/main">
                  <a:graphicData uri="http://schemas.microsoft.com/office/word/2010/wordprocessingShape">
                    <wps:wsp>
                      <wps:cNvCnPr/>
                      <wps:spPr>
                        <a:xfrm>
                          <a:off x="0" y="0"/>
                          <a:ext cx="182626" cy="21818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1A084" id="Straight Arrow Connector 223" o:spid="_x0000_s1026" type="#_x0000_t32" style="position:absolute;margin-left:58.3pt;margin-top:37.5pt;width:14.4pt;height:17.2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" strokecolor="red" strokeweight="2.25pt">
                <v:stroke endarrow="block"/>
                <v:shadow on="t" color="black" opacity="24903f" origin=",.5" offset="0,.55556mm"/>
              </v:shape>
            </w:pict>
          </mc:Fallback>
        </mc:AlternateContent>
      </w:r>
      <w:r>
        <w:rPr>
          <w:noProof/>
        </w:rPr>
        <mc:AlternateContent>
          <mc:Choice Requires="wps">
            <w:drawing>
              <wp:anchor distT="0" distB="0" distL="114300" distR="114300" simplePos="0" relativeHeight="252010496" behindDoc="0" locked="0" layoutInCell="1" allowOverlap="1" wp14:anchorId="00A9FE25" wp14:editId="796DD619">
                <wp:simplePos x="0" y="0"/>
                <wp:positionH relativeFrom="column">
                  <wp:posOffset>996696</wp:posOffset>
                </wp:positionH>
                <wp:positionV relativeFrom="paragraph">
                  <wp:posOffset>593065</wp:posOffset>
                </wp:positionV>
                <wp:extent cx="4974336" cy="2765145"/>
                <wp:effectExtent l="19050" t="19050" r="17145" b="16510"/>
                <wp:wrapNone/>
                <wp:docPr id="225" name="Rectangle 225"/>
                <wp:cNvGraphicFramePr/>
                <a:graphic xmlns:a="http://schemas.openxmlformats.org/drawingml/2006/main">
                  <a:graphicData uri="http://schemas.microsoft.com/office/word/2010/wordprocessingShape">
                    <wps:wsp>
                      <wps:cNvSpPr/>
                      <wps:spPr>
                        <a:xfrm>
                          <a:off x="0" y="0"/>
                          <a:ext cx="4974336" cy="2765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D5C60" id="Rectangle 225" o:spid="_x0000_s1026" style="position:absolute;margin-left:78.5pt;margin-top:46.7pt;width:391.7pt;height:217.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" filled="f" strokecolor="red" strokeweight="2.25pt"/>
            </w:pict>
          </mc:Fallback>
        </mc:AlternateContent>
      </w:r>
      <w:r w:rsidRPr="00230903">
        <w:rPr>
          <w:noProof/>
        </w:rPr>
        <mc:AlternateContent>
          <mc:Choice Requires="wps">
            <w:drawing>
              <wp:anchor distT="0" distB="0" distL="114300" distR="114300" simplePos="0" relativeHeight="252005376" behindDoc="0" locked="0" layoutInCell="1" allowOverlap="1" wp14:anchorId="004C39A3" wp14:editId="18322C01">
                <wp:simplePos x="0" y="0"/>
                <wp:positionH relativeFrom="column">
                  <wp:posOffset>3491178</wp:posOffset>
                </wp:positionH>
                <wp:positionV relativeFrom="paragraph">
                  <wp:posOffset>3454120</wp:posOffset>
                </wp:positionV>
                <wp:extent cx="592531" cy="45719"/>
                <wp:effectExtent l="0" t="95250" r="55245" b="107315"/>
                <wp:wrapNone/>
                <wp:docPr id="221" name="Straight Arrow Connector 221"/>
                <wp:cNvGraphicFramePr/>
                <a:graphic xmlns:a="http://schemas.openxmlformats.org/drawingml/2006/main">
                  <a:graphicData uri="http://schemas.microsoft.com/office/word/2010/wordprocessingShape">
                    <wps:wsp>
                      <wps:cNvCnPr/>
                      <wps:spPr>
                        <a:xfrm flipH="1" flipV="1">
                          <a:off x="0" y="0"/>
                          <a:ext cx="592531"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199B0" id="Straight Arrow Connector 221" o:spid="_x0000_s1026" type="#_x0000_t32" style="position:absolute;margin-left:274.9pt;margin-top:272pt;width:46.65pt;height:3.6pt;flip:x 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" strokecolor="red" strokeweight="2.25pt">
                <v:stroke endarrow="block"/>
                <v:shadow on="t" color="black" opacity="24903f" origin=",.5" offset="0,.55556mm"/>
              </v:shape>
            </w:pict>
          </mc:Fallback>
        </mc:AlternateContent>
      </w:r>
      <w:r w:rsidRPr="00230903">
        <w:rPr>
          <w:noProof/>
        </w:rPr>
        <mc:AlternateContent>
          <mc:Choice Requires="wps">
            <w:drawing>
              <wp:anchor distT="0" distB="0" distL="114300" distR="114300" simplePos="0" relativeHeight="252006400" behindDoc="0" locked="0" layoutInCell="1" allowOverlap="1" wp14:anchorId="03013C99" wp14:editId="4B453E5A">
                <wp:simplePos x="0" y="0"/>
                <wp:positionH relativeFrom="margin">
                  <wp:posOffset>3987800</wp:posOffset>
                </wp:positionH>
                <wp:positionV relativeFrom="paragraph">
                  <wp:posOffset>3365500</wp:posOffset>
                </wp:positionV>
                <wp:extent cx="255905" cy="252095"/>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0E4FD824" w14:textId="12E91DAA" w:rsidR="00230903" w:rsidRPr="00DC0827" w:rsidRDefault="00230903" w:rsidP="00230903">
                            <w:pPr>
                              <w:jc w:val="center"/>
                              <w:rPr>
                                <w:b/>
                                <w:color w:val="FF0000"/>
                                <w:u w:val="single"/>
                              </w:rPr>
                            </w:pPr>
                            <w:r>
                              <w:rPr>
                                <w:b/>
                                <w:color w:val="FF0000"/>
                                <w:u w:val="singl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13C99" id="Text Box 222" o:spid="_x0000_s1074" type="#_x0000_t202" style="position:absolute;left:0;text-align:left;margin-left:314pt;margin-top:265pt;width:20.15pt;height:19.8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" fillcolor="white [3212]" stroked="f" strokeweight=".5pt">
                <v:textbox inset="0,0,0,0">
                  <w:txbxContent>
                    <w:p w14:paraId="0E4FD824" w14:textId="12E91DAA" w:rsidR="00230903" w:rsidRPr="00DC0827" w:rsidRDefault="00230903" w:rsidP="00230903">
                      <w:pPr>
                        <w:jc w:val="center"/>
                        <w:rPr>
                          <w:b/>
                          <w:color w:val="FF0000"/>
                          <w:u w:val="single"/>
                        </w:rPr>
                      </w:pPr>
                      <w:r>
                        <w:rPr>
                          <w:b/>
                          <w:color w:val="FF0000"/>
                          <w:u w:val="single"/>
                        </w:rPr>
                        <w:t>4</w:t>
                      </w:r>
                    </w:p>
                  </w:txbxContent>
                </v:textbox>
                <w10:wrap anchorx="margin"/>
              </v:shape>
            </w:pict>
          </mc:Fallback>
        </mc:AlternateContent>
      </w:r>
      <w:r w:rsidR="00FE16CE">
        <w:rPr>
          <w:noProof/>
        </w:rPr>
        <w:drawing>
          <wp:inline distT="0" distB="0" distL="0" distR="0" wp14:anchorId="3F440A42" wp14:editId="45570E56">
            <wp:extent cx="5230368" cy="3653993"/>
            <wp:effectExtent l="0" t="0" r="889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531" cy="3686243"/>
                    </a:xfrm>
                    <a:prstGeom prst="rect">
                      <a:avLst/>
                    </a:prstGeom>
                  </pic:spPr>
                </pic:pic>
              </a:graphicData>
            </a:graphic>
          </wp:inline>
        </w:drawing>
      </w:r>
    </w:p>
    <w:p w14:paraId="0ED9C311" w14:textId="4C416327" w:rsidR="003C7747" w:rsidRDefault="003C7747" w:rsidP="003C7747">
      <w:pPr>
        <w:pStyle w:val="ListParagraph"/>
        <w:numPr>
          <w:ilvl w:val="0"/>
          <w:numId w:val="16"/>
        </w:numPr>
      </w:pPr>
      <w:r>
        <w:t xml:space="preserve">Click on the </w:t>
      </w:r>
      <w:r w:rsidR="00730C3C">
        <w:t>C</w:t>
      </w:r>
      <w:r>
        <w:t xml:space="preserve">reate </w:t>
      </w:r>
      <w:r w:rsidR="00730C3C">
        <w:t>U</w:t>
      </w:r>
      <w:r>
        <w:t>ser button</w:t>
      </w:r>
    </w:p>
    <w:p w14:paraId="481ABD3B" w14:textId="6FC8A31B" w:rsidR="0018614B" w:rsidRPr="0018614B" w:rsidRDefault="0018614B" w:rsidP="0018614B">
      <w:pPr>
        <w:pStyle w:val="Heading3"/>
        <w:rPr>
          <w:b w:val="0"/>
        </w:rPr>
      </w:pPr>
      <w:bookmarkStart w:id="27" w:name="_Toc10815500"/>
      <w:r w:rsidRPr="0018614B">
        <w:t>Modify A User</w:t>
      </w:r>
      <w:bookmarkEnd w:id="27"/>
    </w:p>
    <w:p w14:paraId="7F2623FD" w14:textId="3BB2449E" w:rsidR="0018614B" w:rsidRDefault="003C7747" w:rsidP="002A278B">
      <w:pPr>
        <w:pStyle w:val="ListParagraph"/>
        <w:numPr>
          <w:ilvl w:val="0"/>
          <w:numId w:val="26"/>
        </w:numPr>
      </w:pPr>
      <w:r>
        <w:t xml:space="preserve">From the </w:t>
      </w:r>
      <w:r w:rsidR="00730C3C">
        <w:t>Manager D</w:t>
      </w:r>
      <w:r>
        <w:t xml:space="preserve">ashboard click on </w:t>
      </w:r>
      <w:r w:rsidR="00730C3C">
        <w:t>M</w:t>
      </w:r>
      <w:r>
        <w:t xml:space="preserve">anage </w:t>
      </w:r>
      <w:r w:rsidR="00730C3C">
        <w:t>U</w:t>
      </w:r>
      <w:r>
        <w:t>sers</w:t>
      </w:r>
    </w:p>
    <w:p w14:paraId="545EABA2" w14:textId="3E51A6E1" w:rsidR="009D0606" w:rsidRDefault="00710BC0" w:rsidP="00710BC0">
      <w:pPr>
        <w:ind w:left="360"/>
        <w:jc w:val="center"/>
      </w:pPr>
      <w:r>
        <w:rPr>
          <w:noProof/>
        </w:rPr>
        <mc:AlternateContent>
          <mc:Choice Requires="wps">
            <w:drawing>
              <wp:anchor distT="0" distB="0" distL="114300" distR="114300" simplePos="0" relativeHeight="252020736" behindDoc="0" locked="0" layoutInCell="1" allowOverlap="1" wp14:anchorId="18EEC7F6" wp14:editId="485A66FA">
                <wp:simplePos x="0" y="0"/>
                <wp:positionH relativeFrom="column">
                  <wp:posOffset>4492676</wp:posOffset>
                </wp:positionH>
                <wp:positionV relativeFrom="paragraph">
                  <wp:posOffset>486689</wp:posOffset>
                </wp:positionV>
                <wp:extent cx="972921" cy="2611526"/>
                <wp:effectExtent l="19050" t="19050" r="17780" b="17780"/>
                <wp:wrapNone/>
                <wp:docPr id="233" name="Oval 233"/>
                <wp:cNvGraphicFramePr/>
                <a:graphic xmlns:a="http://schemas.openxmlformats.org/drawingml/2006/main">
                  <a:graphicData uri="http://schemas.microsoft.com/office/word/2010/wordprocessingShape">
                    <wps:wsp>
                      <wps:cNvSpPr/>
                      <wps:spPr>
                        <a:xfrm>
                          <a:off x="0" y="0"/>
                          <a:ext cx="972921" cy="26115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5B2241" id="Oval 233" o:spid="_x0000_s1026" style="position:absolute;margin-left:353.75pt;margin-top:38.3pt;width:76.6pt;height:205.65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" filled="f" strokecolor="red" strokeweight="2.25pt"/>
            </w:pict>
          </mc:Fallback>
        </mc:AlternateContent>
      </w:r>
      <w:r w:rsidRPr="00710BC0">
        <w:rPr>
          <w:noProof/>
        </w:rPr>
        <mc:AlternateContent>
          <mc:Choice Requires="wps">
            <w:drawing>
              <wp:anchor distT="0" distB="0" distL="114300" distR="114300" simplePos="0" relativeHeight="252019712" behindDoc="0" locked="0" layoutInCell="1" allowOverlap="1" wp14:anchorId="177BD67B" wp14:editId="24C0FEA7">
                <wp:simplePos x="0" y="0"/>
                <wp:positionH relativeFrom="margin">
                  <wp:posOffset>4513529</wp:posOffset>
                </wp:positionH>
                <wp:positionV relativeFrom="paragraph">
                  <wp:posOffset>238836</wp:posOffset>
                </wp:positionV>
                <wp:extent cx="255905" cy="25209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5C43B72C" w14:textId="0533B5D2" w:rsidR="00710BC0" w:rsidRPr="00DC0827" w:rsidRDefault="00710BC0" w:rsidP="00710BC0">
                            <w:pPr>
                              <w:jc w:val="center"/>
                              <w:rPr>
                                <w:b/>
                                <w:color w:val="FF0000"/>
                                <w:u w:val="single"/>
                              </w:rPr>
                            </w:pPr>
                            <w:r>
                              <w:rPr>
                                <w:b/>
                                <w:color w:val="FF0000"/>
                                <w:u w:val="singl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D67B" id="Text Box 232" o:spid="_x0000_s1075" type="#_x0000_t202" style="position:absolute;left:0;text-align:left;margin-left:355.4pt;margin-top:18.8pt;width:20.15pt;height:19.8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" fillcolor="white [3212]" stroked="f" strokeweight=".5pt">
                <v:textbox inset="0,0,0,0">
                  <w:txbxContent>
                    <w:p w14:paraId="5C43B72C" w14:textId="0533B5D2" w:rsidR="00710BC0" w:rsidRPr="00DC0827" w:rsidRDefault="00710BC0" w:rsidP="00710BC0">
                      <w:pPr>
                        <w:jc w:val="center"/>
                        <w:rPr>
                          <w:b/>
                          <w:color w:val="FF0000"/>
                          <w:u w:val="single"/>
                        </w:rPr>
                      </w:pPr>
                      <w:r>
                        <w:rPr>
                          <w:b/>
                          <w:color w:val="FF0000"/>
                          <w:u w:val="single"/>
                        </w:rPr>
                        <w:t>2</w:t>
                      </w:r>
                    </w:p>
                  </w:txbxContent>
                </v:textbox>
                <w10:wrap anchorx="margin"/>
              </v:shape>
            </w:pict>
          </mc:Fallback>
        </mc:AlternateContent>
      </w:r>
      <w:r w:rsidRPr="00710BC0">
        <w:rPr>
          <w:noProof/>
        </w:rPr>
        <mc:AlternateContent>
          <mc:Choice Requires="wps">
            <w:drawing>
              <wp:anchor distT="0" distB="0" distL="114300" distR="114300" simplePos="0" relativeHeight="252018688" behindDoc="0" locked="0" layoutInCell="1" allowOverlap="1" wp14:anchorId="3A64752A" wp14:editId="695353F2">
                <wp:simplePos x="0" y="0"/>
                <wp:positionH relativeFrom="column">
                  <wp:posOffset>4728388</wp:posOffset>
                </wp:positionH>
                <wp:positionV relativeFrom="paragraph">
                  <wp:posOffset>374320</wp:posOffset>
                </wp:positionV>
                <wp:extent cx="45719" cy="277977"/>
                <wp:effectExtent l="95250" t="38100" r="69215" b="84455"/>
                <wp:wrapNone/>
                <wp:docPr id="231" name="Straight Arrow Connector 231"/>
                <wp:cNvGraphicFramePr/>
                <a:graphic xmlns:a="http://schemas.openxmlformats.org/drawingml/2006/main">
                  <a:graphicData uri="http://schemas.microsoft.com/office/word/2010/wordprocessingShape">
                    <wps:wsp>
                      <wps:cNvCnPr/>
                      <wps:spPr>
                        <a:xfrm>
                          <a:off x="0" y="0"/>
                          <a:ext cx="45719" cy="277977"/>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9BF14" id="Straight Arrow Connector 231" o:spid="_x0000_s1026" type="#_x0000_t32" style="position:absolute;margin-left:372.3pt;margin-top:29.45pt;width:3.6pt;height:21.9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" strokecolor="red" strokeweight="2.25pt">
                <v:stroke endarrow="block"/>
                <v:shadow on="t" color="black" opacity="24903f" origin=",.5" offset="0,.55556mm"/>
              </v:shape>
            </w:pict>
          </mc:Fallback>
        </mc:AlternateContent>
      </w:r>
      <w:r w:rsidR="00D45FAA" w:rsidRPr="00D45FAA">
        <w:rPr>
          <w:noProof/>
        </w:rPr>
        <mc:AlternateContent>
          <mc:Choice Requires="wps">
            <w:drawing>
              <wp:anchor distT="0" distB="0" distL="114300" distR="114300" simplePos="0" relativeHeight="252012544" behindDoc="0" locked="0" layoutInCell="1" allowOverlap="1" wp14:anchorId="332C815F" wp14:editId="72783AAA">
                <wp:simplePos x="0" y="0"/>
                <wp:positionH relativeFrom="column">
                  <wp:posOffset>3198571</wp:posOffset>
                </wp:positionH>
                <wp:positionV relativeFrom="paragraph">
                  <wp:posOffset>192556</wp:posOffset>
                </wp:positionV>
                <wp:extent cx="197511" cy="153620"/>
                <wp:effectExtent l="57150" t="38100" r="69215" b="75565"/>
                <wp:wrapNone/>
                <wp:docPr id="226" name="Straight Arrow Connector 226"/>
                <wp:cNvGraphicFramePr/>
                <a:graphic xmlns:a="http://schemas.openxmlformats.org/drawingml/2006/main">
                  <a:graphicData uri="http://schemas.microsoft.com/office/word/2010/wordprocessingShape">
                    <wps:wsp>
                      <wps:cNvCnPr/>
                      <wps:spPr>
                        <a:xfrm flipH="1" flipV="1">
                          <a:off x="0" y="0"/>
                          <a:ext cx="197511" cy="15362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75749" id="Straight Arrow Connector 226" o:spid="_x0000_s1026" type="#_x0000_t32" style="position:absolute;margin-left:251.85pt;margin-top:15.15pt;width:15.55pt;height:12.1pt;flip:x 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" strokecolor="red" strokeweight="2.25pt">
                <v:stroke endarrow="block"/>
                <v:shadow on="t" color="black" opacity="24903f" origin=",.5" offset="0,.55556mm"/>
              </v:shape>
            </w:pict>
          </mc:Fallback>
        </mc:AlternateContent>
      </w:r>
      <w:r w:rsidR="00D45FAA" w:rsidRPr="00D45FAA">
        <w:rPr>
          <w:noProof/>
        </w:rPr>
        <mc:AlternateContent>
          <mc:Choice Requires="wps">
            <w:drawing>
              <wp:anchor distT="0" distB="0" distL="114300" distR="114300" simplePos="0" relativeHeight="252013568" behindDoc="0" locked="0" layoutInCell="1" allowOverlap="1" wp14:anchorId="41D69032" wp14:editId="2EABA25C">
                <wp:simplePos x="0" y="0"/>
                <wp:positionH relativeFrom="margin">
                  <wp:posOffset>3381350</wp:posOffset>
                </wp:positionH>
                <wp:positionV relativeFrom="paragraph">
                  <wp:posOffset>257480</wp:posOffset>
                </wp:positionV>
                <wp:extent cx="255905" cy="25209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75E9C9B0" w14:textId="7918A9D4" w:rsidR="00D45FAA" w:rsidRPr="00DC0827" w:rsidRDefault="00710BC0" w:rsidP="00D45FAA">
                            <w:pPr>
                              <w:jc w:val="center"/>
                              <w:rPr>
                                <w:b/>
                                <w:color w:val="FF0000"/>
                                <w:u w:val="single"/>
                              </w:rPr>
                            </w:pPr>
                            <w:r>
                              <w:rPr>
                                <w:b/>
                                <w:color w:val="FF0000"/>
                                <w:u w:val="single"/>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9032" id="Text Box 227" o:spid="_x0000_s1076" type="#_x0000_t202" style="position:absolute;left:0;text-align:left;margin-left:266.25pt;margin-top:20.25pt;width:20.15pt;height:19.8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" fillcolor="white [3212]" stroked="f" strokeweight=".5pt">
                <v:textbox inset="0,0,0,0">
                  <w:txbxContent>
                    <w:p w14:paraId="75E9C9B0" w14:textId="7918A9D4" w:rsidR="00D45FAA" w:rsidRPr="00DC0827" w:rsidRDefault="00710BC0" w:rsidP="00D45FAA">
                      <w:pPr>
                        <w:jc w:val="center"/>
                        <w:rPr>
                          <w:b/>
                          <w:color w:val="FF0000"/>
                          <w:u w:val="single"/>
                        </w:rPr>
                      </w:pPr>
                      <w:r>
                        <w:rPr>
                          <w:b/>
                          <w:color w:val="FF0000"/>
                          <w:u w:val="single"/>
                        </w:rPr>
                        <w:t>1</w:t>
                      </w:r>
                    </w:p>
                  </w:txbxContent>
                </v:textbox>
                <w10:wrap anchorx="margin"/>
              </v:shape>
            </w:pict>
          </mc:Fallback>
        </mc:AlternateContent>
      </w:r>
      <w:r w:rsidR="009D0606">
        <w:rPr>
          <w:noProof/>
        </w:rPr>
        <w:drawing>
          <wp:inline distT="0" distB="0" distL="0" distR="0" wp14:anchorId="4EF6934F" wp14:editId="2E39180B">
            <wp:extent cx="4776352" cy="3445459"/>
            <wp:effectExtent l="0" t="0" r="5715"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955" cy="3511537"/>
                    </a:xfrm>
                    <a:prstGeom prst="rect">
                      <a:avLst/>
                    </a:prstGeom>
                  </pic:spPr>
                </pic:pic>
              </a:graphicData>
            </a:graphic>
          </wp:inline>
        </w:drawing>
      </w:r>
    </w:p>
    <w:p w14:paraId="21DDB2DF" w14:textId="5D7BEBF0" w:rsidR="003C7747" w:rsidRDefault="003C7747" w:rsidP="00002CDF">
      <w:pPr>
        <w:pStyle w:val="ListParagraph"/>
        <w:numPr>
          <w:ilvl w:val="0"/>
          <w:numId w:val="26"/>
        </w:numPr>
      </w:pPr>
      <w:r>
        <w:lastRenderedPageBreak/>
        <w:t xml:space="preserve">Once on the </w:t>
      </w:r>
      <w:r w:rsidR="00730C3C">
        <w:t>M</w:t>
      </w:r>
      <w:r>
        <w:t xml:space="preserve">anage </w:t>
      </w:r>
      <w:r w:rsidR="00730C3C">
        <w:t>U</w:t>
      </w:r>
      <w:r>
        <w:t xml:space="preserve">sers dashboard </w:t>
      </w:r>
      <w:r w:rsidR="0006761C">
        <w:t xml:space="preserve">click the </w:t>
      </w:r>
      <w:r>
        <w:t>user</w:t>
      </w:r>
      <w:r w:rsidR="00710BC0">
        <w:t xml:space="preserve"> details link</w:t>
      </w:r>
    </w:p>
    <w:p w14:paraId="0ABE6BE6" w14:textId="1961C0BF" w:rsidR="00002CDF" w:rsidRPr="007372E9" w:rsidRDefault="007372E9" w:rsidP="007372E9">
      <w:pPr>
        <w:jc w:val="center"/>
        <w:rPr>
          <w:rFonts w:eastAsiaTheme="minorHAnsi"/>
          <w:sz w:val="21"/>
        </w:rPr>
      </w:pPr>
      <w:r w:rsidRPr="00710BC0">
        <w:rPr>
          <w:rStyle w:val="CommentReference"/>
          <w:rFonts w:eastAsiaTheme="minorHAnsi"/>
          <w:noProof/>
          <w:sz w:val="21"/>
          <w:szCs w:val="22"/>
        </w:rPr>
        <mc:AlternateContent>
          <mc:Choice Requires="wps">
            <w:drawing>
              <wp:anchor distT="0" distB="0" distL="114300" distR="114300" simplePos="0" relativeHeight="252035072" behindDoc="0" locked="0" layoutInCell="1" allowOverlap="1" wp14:anchorId="34C60A79" wp14:editId="4096D873">
                <wp:simplePos x="0" y="0"/>
                <wp:positionH relativeFrom="column">
                  <wp:posOffset>5450205</wp:posOffset>
                </wp:positionH>
                <wp:positionV relativeFrom="paragraph">
                  <wp:posOffset>502920</wp:posOffset>
                </wp:positionV>
                <wp:extent cx="277495" cy="182880"/>
                <wp:effectExtent l="57150" t="38100" r="46355" b="83820"/>
                <wp:wrapNone/>
                <wp:docPr id="248" name="Straight Arrow Connector 248"/>
                <wp:cNvGraphicFramePr/>
                <a:graphic xmlns:a="http://schemas.openxmlformats.org/drawingml/2006/main">
                  <a:graphicData uri="http://schemas.microsoft.com/office/word/2010/wordprocessingShape">
                    <wps:wsp>
                      <wps:cNvCnPr/>
                      <wps:spPr>
                        <a:xfrm flipH="1">
                          <a:off x="0" y="0"/>
                          <a:ext cx="277495" cy="18288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486DE" id="Straight Arrow Connector 248" o:spid="_x0000_s1026" type="#_x0000_t32" style="position:absolute;margin-left:429.15pt;margin-top:39.6pt;width:21.85pt;height:14.4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" strokecolor="red" strokeweight="2.25pt">
                <v:stroke endarrow="block"/>
                <v:shadow on="t" color="black" opacity="24903f" origin=",.5" offset="0,.55556mm"/>
              </v:shape>
            </w:pict>
          </mc:Fallback>
        </mc:AlternateContent>
      </w:r>
      <w:r w:rsidRPr="00710BC0">
        <w:rPr>
          <w:rStyle w:val="CommentReference"/>
          <w:rFonts w:eastAsiaTheme="minorHAnsi"/>
          <w:noProof/>
          <w:sz w:val="21"/>
          <w:szCs w:val="22"/>
        </w:rPr>
        <mc:AlternateContent>
          <mc:Choice Requires="wps">
            <w:drawing>
              <wp:anchor distT="0" distB="0" distL="114300" distR="114300" simplePos="0" relativeHeight="252036096" behindDoc="0" locked="0" layoutInCell="1" allowOverlap="1" wp14:anchorId="292148B3" wp14:editId="0743E22C">
                <wp:simplePos x="0" y="0"/>
                <wp:positionH relativeFrom="margin">
                  <wp:posOffset>5661584</wp:posOffset>
                </wp:positionH>
                <wp:positionV relativeFrom="paragraph">
                  <wp:posOffset>392760</wp:posOffset>
                </wp:positionV>
                <wp:extent cx="255905" cy="252095"/>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32E6A93B" w14:textId="59ECE0DF" w:rsidR="00710BC0" w:rsidRPr="00DC0827" w:rsidRDefault="00710BC0" w:rsidP="00710BC0">
                            <w:pPr>
                              <w:jc w:val="center"/>
                              <w:rPr>
                                <w:b/>
                                <w:color w:val="FF0000"/>
                                <w:u w:val="single"/>
                              </w:rPr>
                            </w:pPr>
                            <w:r>
                              <w:rPr>
                                <w:b/>
                                <w:color w:val="FF0000"/>
                                <w:u w:val="singl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148B3" id="Text Box 249" o:spid="_x0000_s1077" type="#_x0000_t202" style="position:absolute;left:0;text-align:left;margin-left:445.8pt;margin-top:30.95pt;width:20.15pt;height:19.8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" fillcolor="white [3212]" stroked="f" strokeweight=".5pt">
                <v:textbox inset="0,0,0,0">
                  <w:txbxContent>
                    <w:p w14:paraId="32E6A93B" w14:textId="59ECE0DF" w:rsidR="00710BC0" w:rsidRPr="00DC0827" w:rsidRDefault="00710BC0" w:rsidP="00710BC0">
                      <w:pPr>
                        <w:jc w:val="center"/>
                        <w:rPr>
                          <w:b/>
                          <w:color w:val="FF0000"/>
                          <w:u w:val="single"/>
                        </w:rPr>
                      </w:pPr>
                      <w:r>
                        <w:rPr>
                          <w:b/>
                          <w:color w:val="FF0000"/>
                          <w:u w:val="single"/>
                        </w:rPr>
                        <w:t>2</w:t>
                      </w:r>
                    </w:p>
                  </w:txbxContent>
                </v:textbox>
                <w10:wrap anchorx="margin"/>
              </v:shape>
            </w:pict>
          </mc:Fallback>
        </mc:AlternateContent>
      </w:r>
      <w:r>
        <w:rPr>
          <w:noProof/>
        </w:rPr>
        <mc:AlternateContent>
          <mc:Choice Requires="wps">
            <w:drawing>
              <wp:anchor distT="0" distB="0" distL="114300" distR="114300" simplePos="0" relativeHeight="252033024" behindDoc="0" locked="0" layoutInCell="1" allowOverlap="1" wp14:anchorId="21CD2170" wp14:editId="36964EA3">
                <wp:simplePos x="0" y="0"/>
                <wp:positionH relativeFrom="column">
                  <wp:posOffset>4587977</wp:posOffset>
                </wp:positionH>
                <wp:positionV relativeFrom="paragraph">
                  <wp:posOffset>621208</wp:posOffset>
                </wp:positionV>
                <wp:extent cx="1111910" cy="2348179"/>
                <wp:effectExtent l="19050" t="19050" r="12065" b="14605"/>
                <wp:wrapNone/>
                <wp:docPr id="247" name="Oval 247"/>
                <wp:cNvGraphicFramePr/>
                <a:graphic xmlns:a="http://schemas.openxmlformats.org/drawingml/2006/main">
                  <a:graphicData uri="http://schemas.microsoft.com/office/word/2010/wordprocessingShape">
                    <wps:wsp>
                      <wps:cNvSpPr/>
                      <wps:spPr>
                        <a:xfrm>
                          <a:off x="0" y="0"/>
                          <a:ext cx="1111910" cy="23481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0F45A" id="Oval 247" o:spid="_x0000_s1026" style="position:absolute;margin-left:361.25pt;margin-top:48.9pt;width:87.55pt;height:184.9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" filled="f" strokecolor="red" strokeweight="2.25pt"/>
            </w:pict>
          </mc:Fallback>
        </mc:AlternateContent>
      </w:r>
      <w:r>
        <w:rPr>
          <w:noProof/>
        </w:rPr>
        <w:drawing>
          <wp:inline distT="0" distB="0" distL="0" distR="0" wp14:anchorId="40C3568F" wp14:editId="7772B19F">
            <wp:extent cx="5713171" cy="3986184"/>
            <wp:effectExtent l="0" t="0" r="190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2425" cy="3992640"/>
                    </a:xfrm>
                    <a:prstGeom prst="rect">
                      <a:avLst/>
                    </a:prstGeom>
                  </pic:spPr>
                </pic:pic>
              </a:graphicData>
            </a:graphic>
          </wp:inline>
        </w:drawing>
      </w:r>
    </w:p>
    <w:p w14:paraId="4502A420" w14:textId="3A33E970" w:rsidR="00002CDF" w:rsidRDefault="0006761C" w:rsidP="00002CDF">
      <w:pPr>
        <w:pStyle w:val="ListParagraph"/>
        <w:numPr>
          <w:ilvl w:val="0"/>
          <w:numId w:val="26"/>
        </w:numPr>
      </w:pPr>
      <w:r>
        <w:t>On the User Details screen c</w:t>
      </w:r>
      <w:r w:rsidR="003C7747">
        <w:t xml:space="preserve">lick on the </w:t>
      </w:r>
      <w:r w:rsidR="00710BC0">
        <w:t>Edit</w:t>
      </w:r>
      <w:r w:rsidR="003C7747">
        <w:t xml:space="preserve"> </w:t>
      </w:r>
      <w:r w:rsidR="00730C3C">
        <w:t>U</w:t>
      </w:r>
      <w:r w:rsidR="00002CDF">
        <w:t>ser button</w:t>
      </w:r>
    </w:p>
    <w:p w14:paraId="1D4947A1" w14:textId="7C25337D" w:rsidR="00710BC0" w:rsidRDefault="007372E9" w:rsidP="00710BC0">
      <w:pPr>
        <w:jc w:val="center"/>
      </w:pPr>
      <w:r w:rsidRPr="00710BC0">
        <w:rPr>
          <w:noProof/>
        </w:rPr>
        <mc:AlternateContent>
          <mc:Choice Requires="wps">
            <w:drawing>
              <wp:anchor distT="0" distB="0" distL="114300" distR="114300" simplePos="0" relativeHeight="252015616" behindDoc="0" locked="0" layoutInCell="1" allowOverlap="1" wp14:anchorId="2B83A9BC" wp14:editId="77203DE8">
                <wp:simplePos x="0" y="0"/>
                <wp:positionH relativeFrom="column">
                  <wp:posOffset>929640</wp:posOffset>
                </wp:positionH>
                <wp:positionV relativeFrom="paragraph">
                  <wp:posOffset>328295</wp:posOffset>
                </wp:positionV>
                <wp:extent cx="277495" cy="182880"/>
                <wp:effectExtent l="57150" t="38100" r="46355" b="83820"/>
                <wp:wrapNone/>
                <wp:docPr id="229" name="Straight Arrow Connector 229"/>
                <wp:cNvGraphicFramePr/>
                <a:graphic xmlns:a="http://schemas.openxmlformats.org/drawingml/2006/main">
                  <a:graphicData uri="http://schemas.microsoft.com/office/word/2010/wordprocessingShape">
                    <wps:wsp>
                      <wps:cNvCnPr/>
                      <wps:spPr>
                        <a:xfrm flipH="1">
                          <a:off x="0" y="0"/>
                          <a:ext cx="277495" cy="18288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B8F0F" id="Straight Arrow Connector 229" o:spid="_x0000_s1026" type="#_x0000_t32" style="position:absolute;margin-left:73.2pt;margin-top:25.85pt;width:21.85pt;height:14.4pt;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" strokecolor="red" strokeweight="2.25pt">
                <v:stroke endarrow="block"/>
                <v:shadow on="t" color="black" opacity="24903f" origin=",.5" offset="0,.55556mm"/>
              </v:shape>
            </w:pict>
          </mc:Fallback>
        </mc:AlternateContent>
      </w:r>
      <w:r w:rsidRPr="00710BC0">
        <w:rPr>
          <w:noProof/>
        </w:rPr>
        <mc:AlternateContent>
          <mc:Choice Requires="wps">
            <w:drawing>
              <wp:anchor distT="0" distB="0" distL="114300" distR="114300" simplePos="0" relativeHeight="252016640" behindDoc="0" locked="0" layoutInCell="1" allowOverlap="1" wp14:anchorId="04B452E2" wp14:editId="4056FA27">
                <wp:simplePos x="0" y="0"/>
                <wp:positionH relativeFrom="margin">
                  <wp:posOffset>1141045</wp:posOffset>
                </wp:positionH>
                <wp:positionV relativeFrom="paragraph">
                  <wp:posOffset>217170</wp:posOffset>
                </wp:positionV>
                <wp:extent cx="255905" cy="25209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63ECE79C" w14:textId="5D2F013E" w:rsidR="00710BC0" w:rsidRPr="00DC0827" w:rsidRDefault="00710BC0" w:rsidP="00710BC0">
                            <w:pPr>
                              <w:jc w:val="center"/>
                              <w:rPr>
                                <w:b/>
                                <w:color w:val="FF0000"/>
                                <w:u w:val="single"/>
                              </w:rPr>
                            </w:pPr>
                            <w:r>
                              <w:rPr>
                                <w:b/>
                                <w:color w:val="FF0000"/>
                                <w:u w:val="singl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452E2" id="Text Box 230" o:spid="_x0000_s1078" type="#_x0000_t202" style="position:absolute;left:0;text-align:left;margin-left:89.85pt;margin-top:17.1pt;width:20.15pt;height:19.8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" fillcolor="white [3212]" stroked="f" strokeweight=".5pt">
                <v:textbox inset="0,0,0,0">
                  <w:txbxContent>
                    <w:p w14:paraId="63ECE79C" w14:textId="5D2F013E" w:rsidR="00710BC0" w:rsidRPr="00DC0827" w:rsidRDefault="00710BC0" w:rsidP="00710BC0">
                      <w:pPr>
                        <w:jc w:val="center"/>
                        <w:rPr>
                          <w:b/>
                          <w:color w:val="FF0000"/>
                          <w:u w:val="single"/>
                        </w:rPr>
                      </w:pPr>
                      <w:r>
                        <w:rPr>
                          <w:b/>
                          <w:color w:val="FF0000"/>
                          <w:u w:val="single"/>
                        </w:rPr>
                        <w:t>3</w:t>
                      </w:r>
                    </w:p>
                  </w:txbxContent>
                </v:textbox>
                <w10:wrap anchorx="margin"/>
              </v:shape>
            </w:pict>
          </mc:Fallback>
        </mc:AlternateContent>
      </w:r>
      <w:r w:rsidR="00710BC0">
        <w:rPr>
          <w:noProof/>
        </w:rPr>
        <w:drawing>
          <wp:inline distT="0" distB="0" distL="0" distR="0" wp14:anchorId="6D530A6B" wp14:editId="509A9AE1">
            <wp:extent cx="5183092" cy="34893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4626" cy="3584633"/>
                    </a:xfrm>
                    <a:prstGeom prst="rect">
                      <a:avLst/>
                    </a:prstGeom>
                  </pic:spPr>
                </pic:pic>
              </a:graphicData>
            </a:graphic>
          </wp:inline>
        </w:drawing>
      </w:r>
    </w:p>
    <w:p w14:paraId="694585A8" w14:textId="03C43F3F" w:rsidR="003C7747" w:rsidRDefault="003C7747" w:rsidP="002A278B">
      <w:pPr>
        <w:pStyle w:val="ListParagraph"/>
        <w:numPr>
          <w:ilvl w:val="0"/>
          <w:numId w:val="26"/>
        </w:numPr>
      </w:pPr>
      <w:r>
        <w:lastRenderedPageBreak/>
        <w:t xml:space="preserve">Once on the </w:t>
      </w:r>
      <w:r w:rsidR="00730C3C">
        <w:t>M</w:t>
      </w:r>
      <w:r>
        <w:t xml:space="preserve">odify </w:t>
      </w:r>
      <w:r w:rsidR="00730C3C">
        <w:t>U</w:t>
      </w:r>
      <w:r>
        <w:t xml:space="preserve">ser page change the </w:t>
      </w:r>
      <w:r w:rsidR="00730C3C">
        <w:t>U</w:t>
      </w:r>
      <w:r>
        <w:t>ser’s information as needed</w:t>
      </w:r>
    </w:p>
    <w:p w14:paraId="25A886AC" w14:textId="1D817858" w:rsidR="00002CDF" w:rsidRDefault="00710BC0" w:rsidP="00002CDF">
      <w:pPr>
        <w:jc w:val="center"/>
      </w:pPr>
      <w:r w:rsidRPr="00710BC0">
        <w:rPr>
          <w:noProof/>
        </w:rPr>
        <mc:AlternateContent>
          <mc:Choice Requires="wps">
            <w:drawing>
              <wp:anchor distT="0" distB="0" distL="114300" distR="114300" simplePos="0" relativeHeight="252027904" behindDoc="0" locked="0" layoutInCell="1" allowOverlap="1" wp14:anchorId="37D227AD" wp14:editId="737754EC">
                <wp:simplePos x="0" y="0"/>
                <wp:positionH relativeFrom="column">
                  <wp:posOffset>3549700</wp:posOffset>
                </wp:positionH>
                <wp:positionV relativeFrom="paragraph">
                  <wp:posOffset>3283076</wp:posOffset>
                </wp:positionV>
                <wp:extent cx="490118" cy="65837"/>
                <wp:effectExtent l="0" t="76200" r="43815" b="106045"/>
                <wp:wrapNone/>
                <wp:docPr id="240" name="Straight Arrow Connector 240"/>
                <wp:cNvGraphicFramePr/>
                <a:graphic xmlns:a="http://schemas.openxmlformats.org/drawingml/2006/main">
                  <a:graphicData uri="http://schemas.microsoft.com/office/word/2010/wordprocessingShape">
                    <wps:wsp>
                      <wps:cNvCnPr/>
                      <wps:spPr>
                        <a:xfrm flipH="1" flipV="1">
                          <a:off x="0" y="0"/>
                          <a:ext cx="490118" cy="65837"/>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80236" id="Straight Arrow Connector 240" o:spid="_x0000_s1026" type="#_x0000_t32" style="position:absolute;margin-left:279.5pt;margin-top:258.5pt;width:38.6pt;height:5.2pt;flip:x 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" strokecolor="red" strokeweight="2.25pt">
                <v:stroke endarrow="block"/>
                <v:shadow on="t" color="black" opacity="24903f" origin=",.5" offset="0,.55556mm"/>
              </v:shape>
            </w:pict>
          </mc:Fallback>
        </mc:AlternateContent>
      </w:r>
      <w:r w:rsidRPr="00710BC0">
        <w:rPr>
          <w:noProof/>
        </w:rPr>
        <mc:AlternateContent>
          <mc:Choice Requires="wps">
            <w:drawing>
              <wp:anchor distT="0" distB="0" distL="114300" distR="114300" simplePos="0" relativeHeight="252028928" behindDoc="0" locked="0" layoutInCell="1" allowOverlap="1" wp14:anchorId="4CBA86A1" wp14:editId="30962064">
                <wp:simplePos x="0" y="0"/>
                <wp:positionH relativeFrom="margin">
                  <wp:posOffset>4059224</wp:posOffset>
                </wp:positionH>
                <wp:positionV relativeFrom="paragraph">
                  <wp:posOffset>3242361</wp:posOffset>
                </wp:positionV>
                <wp:extent cx="255905" cy="252095"/>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6F82E4C7" w14:textId="3C690835" w:rsidR="00710BC0" w:rsidRPr="00DC0827" w:rsidRDefault="00710BC0" w:rsidP="00710BC0">
                            <w:pPr>
                              <w:jc w:val="center"/>
                              <w:rPr>
                                <w:b/>
                                <w:color w:val="FF0000"/>
                                <w:u w:val="single"/>
                              </w:rPr>
                            </w:pPr>
                            <w:r>
                              <w:rPr>
                                <w:b/>
                                <w:color w:val="FF0000"/>
                                <w:u w:val="single"/>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A86A1" id="Text Box 241" o:spid="_x0000_s1079" type="#_x0000_t202" style="position:absolute;left:0;text-align:left;margin-left:319.6pt;margin-top:255.3pt;width:20.15pt;height:19.8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" fillcolor="white [3212]" stroked="f" strokeweight=".5pt">
                <v:textbox inset="0,0,0,0">
                  <w:txbxContent>
                    <w:p w14:paraId="6F82E4C7" w14:textId="3C690835" w:rsidR="00710BC0" w:rsidRPr="00DC0827" w:rsidRDefault="00710BC0" w:rsidP="00710BC0">
                      <w:pPr>
                        <w:jc w:val="center"/>
                        <w:rPr>
                          <w:b/>
                          <w:color w:val="FF0000"/>
                          <w:u w:val="single"/>
                        </w:rPr>
                      </w:pPr>
                      <w:r>
                        <w:rPr>
                          <w:b/>
                          <w:color w:val="FF0000"/>
                          <w:u w:val="single"/>
                        </w:rPr>
                        <w:t>5</w:t>
                      </w:r>
                    </w:p>
                  </w:txbxContent>
                </v:textbox>
                <w10:wrap anchorx="margin"/>
              </v:shape>
            </w:pict>
          </mc:Fallback>
        </mc:AlternateContent>
      </w:r>
      <w:r w:rsidRPr="00710BC0">
        <w:rPr>
          <w:noProof/>
        </w:rPr>
        <mc:AlternateContent>
          <mc:Choice Requires="wps">
            <w:drawing>
              <wp:anchor distT="0" distB="0" distL="114300" distR="114300" simplePos="0" relativeHeight="252024832" behindDoc="0" locked="0" layoutInCell="1" allowOverlap="1" wp14:anchorId="67DC7A5D" wp14:editId="18195A3D">
                <wp:simplePos x="0" y="0"/>
                <wp:positionH relativeFrom="column">
                  <wp:posOffset>411480</wp:posOffset>
                </wp:positionH>
                <wp:positionV relativeFrom="paragraph">
                  <wp:posOffset>759332</wp:posOffset>
                </wp:positionV>
                <wp:extent cx="175565" cy="182702"/>
                <wp:effectExtent l="57150" t="38100" r="53340" b="84455"/>
                <wp:wrapNone/>
                <wp:docPr id="238" name="Straight Arrow Connector 238"/>
                <wp:cNvGraphicFramePr/>
                <a:graphic xmlns:a="http://schemas.openxmlformats.org/drawingml/2006/main">
                  <a:graphicData uri="http://schemas.microsoft.com/office/word/2010/wordprocessingShape">
                    <wps:wsp>
                      <wps:cNvCnPr/>
                      <wps:spPr>
                        <a:xfrm flipV="1">
                          <a:off x="0" y="0"/>
                          <a:ext cx="175565" cy="182702"/>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F7327" id="Straight Arrow Connector 238" o:spid="_x0000_s1026" type="#_x0000_t32" style="position:absolute;margin-left:32.4pt;margin-top:59.8pt;width:13.8pt;height:14.4pt;flip: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" strokecolor="red" strokeweight="2.25pt">
                <v:stroke endarrow="block"/>
                <v:shadow on="t" color="black" opacity="24903f" origin=",.5" offset="0,.55556mm"/>
              </v:shape>
            </w:pict>
          </mc:Fallback>
        </mc:AlternateContent>
      </w:r>
      <w:r w:rsidRPr="00710BC0">
        <w:rPr>
          <w:noProof/>
        </w:rPr>
        <mc:AlternateContent>
          <mc:Choice Requires="wps">
            <w:drawing>
              <wp:anchor distT="0" distB="0" distL="114300" distR="114300" simplePos="0" relativeHeight="252025856" behindDoc="0" locked="0" layoutInCell="1" allowOverlap="1" wp14:anchorId="47A126C0" wp14:editId="1FA79660">
                <wp:simplePos x="0" y="0"/>
                <wp:positionH relativeFrom="margin">
                  <wp:posOffset>243078</wp:posOffset>
                </wp:positionH>
                <wp:positionV relativeFrom="paragraph">
                  <wp:posOffset>942213</wp:posOffset>
                </wp:positionV>
                <wp:extent cx="255905" cy="252095"/>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26EDC943" w14:textId="63EA3422" w:rsidR="00710BC0" w:rsidRPr="00DC0827" w:rsidRDefault="00710BC0" w:rsidP="00710BC0">
                            <w:pPr>
                              <w:jc w:val="center"/>
                              <w:rPr>
                                <w:b/>
                                <w:color w:val="FF0000"/>
                                <w:u w:val="single"/>
                              </w:rPr>
                            </w:pPr>
                            <w:r>
                              <w:rPr>
                                <w:b/>
                                <w:color w:val="FF0000"/>
                                <w:u w:val="singl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126C0" id="Text Box 239" o:spid="_x0000_s1080" type="#_x0000_t202" style="position:absolute;left:0;text-align:left;margin-left:19.15pt;margin-top:74.2pt;width:20.15pt;height:19.8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" fillcolor="white [3212]" stroked="f" strokeweight=".5pt">
                <v:textbox inset="0,0,0,0">
                  <w:txbxContent>
                    <w:p w14:paraId="26EDC943" w14:textId="63EA3422" w:rsidR="00710BC0" w:rsidRPr="00DC0827" w:rsidRDefault="00710BC0" w:rsidP="00710BC0">
                      <w:pPr>
                        <w:jc w:val="center"/>
                        <w:rPr>
                          <w:b/>
                          <w:color w:val="FF0000"/>
                          <w:u w:val="single"/>
                        </w:rPr>
                      </w:pPr>
                      <w:r>
                        <w:rPr>
                          <w:b/>
                          <w:color w:val="FF0000"/>
                          <w:u w:val="single"/>
                        </w:rPr>
                        <w:t>4</w:t>
                      </w:r>
                    </w:p>
                  </w:txbxContent>
                </v:textbox>
                <w10:wrap anchorx="margin"/>
              </v:shape>
            </w:pict>
          </mc:Fallback>
        </mc:AlternateContent>
      </w:r>
      <w:r>
        <w:rPr>
          <w:noProof/>
        </w:rPr>
        <mc:AlternateContent>
          <mc:Choice Requires="wps">
            <w:drawing>
              <wp:anchor distT="0" distB="0" distL="114300" distR="114300" simplePos="0" relativeHeight="252022784" behindDoc="0" locked="0" layoutInCell="1" allowOverlap="1" wp14:anchorId="319EA6C5" wp14:editId="7B40ADE6">
                <wp:simplePos x="0" y="0"/>
                <wp:positionH relativeFrom="column">
                  <wp:posOffset>645566</wp:posOffset>
                </wp:positionH>
                <wp:positionV relativeFrom="paragraph">
                  <wp:posOffset>532562</wp:posOffset>
                </wp:positionV>
                <wp:extent cx="4973955" cy="2640736"/>
                <wp:effectExtent l="19050" t="19050" r="17145" b="26670"/>
                <wp:wrapNone/>
                <wp:docPr id="235" name="Rectangle 235"/>
                <wp:cNvGraphicFramePr/>
                <a:graphic xmlns:a="http://schemas.openxmlformats.org/drawingml/2006/main">
                  <a:graphicData uri="http://schemas.microsoft.com/office/word/2010/wordprocessingShape">
                    <wps:wsp>
                      <wps:cNvSpPr/>
                      <wps:spPr>
                        <a:xfrm>
                          <a:off x="0" y="0"/>
                          <a:ext cx="4973955" cy="26407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1722B2" id="Rectangle 235" o:spid="_x0000_s1026" style="position:absolute;margin-left:50.85pt;margin-top:41.95pt;width:391.65pt;height:207.95pt;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" filled="f" strokecolor="red" strokeweight="2.25pt"/>
            </w:pict>
          </mc:Fallback>
        </mc:AlternateContent>
      </w:r>
      <w:r w:rsidR="00002CDF">
        <w:rPr>
          <w:noProof/>
        </w:rPr>
        <w:drawing>
          <wp:inline distT="0" distB="0" distL="0" distR="0" wp14:anchorId="16D9151C" wp14:editId="00FF9ABD">
            <wp:extent cx="5456555" cy="343082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148" cy="3451949"/>
                    </a:xfrm>
                    <a:prstGeom prst="rect">
                      <a:avLst/>
                    </a:prstGeom>
                  </pic:spPr>
                </pic:pic>
              </a:graphicData>
            </a:graphic>
          </wp:inline>
        </w:drawing>
      </w:r>
    </w:p>
    <w:p w14:paraId="4F2AE1B8" w14:textId="0D9EF726" w:rsidR="003C7747" w:rsidRDefault="003C7747" w:rsidP="002A278B">
      <w:pPr>
        <w:pStyle w:val="ListParagraph"/>
        <w:numPr>
          <w:ilvl w:val="0"/>
          <w:numId w:val="26"/>
        </w:numPr>
      </w:pPr>
      <w:r>
        <w:t xml:space="preserve">Click on </w:t>
      </w:r>
      <w:r w:rsidR="00730C3C">
        <w:t>S</w:t>
      </w:r>
      <w:r>
        <w:t xml:space="preserve">ave </w:t>
      </w:r>
      <w:r w:rsidR="00730C3C">
        <w:t>C</w:t>
      </w:r>
      <w:r>
        <w:t>hanges to save any changes made to the user</w:t>
      </w:r>
    </w:p>
    <w:p w14:paraId="22B90271" w14:textId="61F8191E" w:rsidR="0018614B" w:rsidRPr="0018614B" w:rsidRDefault="0018614B" w:rsidP="0018614B">
      <w:pPr>
        <w:pStyle w:val="Heading3"/>
        <w:rPr>
          <w:b w:val="0"/>
        </w:rPr>
      </w:pPr>
      <w:bookmarkStart w:id="28" w:name="_Toc10815501"/>
      <w:r w:rsidRPr="0018614B">
        <w:t>Delete A User</w:t>
      </w:r>
      <w:bookmarkEnd w:id="28"/>
    </w:p>
    <w:p w14:paraId="000662D4" w14:textId="57CC6A1A" w:rsidR="0006761C" w:rsidRDefault="003D0247" w:rsidP="0006761C">
      <w:pPr>
        <w:pStyle w:val="ListParagraph"/>
        <w:numPr>
          <w:ilvl w:val="0"/>
          <w:numId w:val="18"/>
        </w:numPr>
      </w:pPr>
      <w:r>
        <w:t xml:space="preserve">From the </w:t>
      </w:r>
      <w:r w:rsidR="00730C3C">
        <w:t>Manager</w:t>
      </w:r>
      <w:r>
        <w:t xml:space="preserve"> </w:t>
      </w:r>
      <w:r w:rsidR="00730C3C">
        <w:t>D</w:t>
      </w:r>
      <w:r>
        <w:t xml:space="preserve">ashboard click on </w:t>
      </w:r>
      <w:r w:rsidR="00730C3C">
        <w:t>M</w:t>
      </w:r>
      <w:r>
        <w:t xml:space="preserve">anage </w:t>
      </w:r>
      <w:r w:rsidR="00730C3C">
        <w:t>U</w:t>
      </w:r>
      <w:r>
        <w:t>sers</w:t>
      </w:r>
    </w:p>
    <w:p w14:paraId="580F5EF4" w14:textId="6A5A763A" w:rsidR="009D0606" w:rsidRDefault="00710BC0" w:rsidP="009D0606">
      <w:pPr>
        <w:jc w:val="center"/>
      </w:pPr>
      <w:r w:rsidRPr="00710BC0">
        <w:rPr>
          <w:noProof/>
        </w:rPr>
        <mc:AlternateContent>
          <mc:Choice Requires="wps">
            <w:drawing>
              <wp:anchor distT="0" distB="0" distL="114300" distR="114300" simplePos="0" relativeHeight="252030976" behindDoc="0" locked="0" layoutInCell="1" allowOverlap="1" wp14:anchorId="4B3E9130" wp14:editId="0FF34B8A">
                <wp:simplePos x="0" y="0"/>
                <wp:positionH relativeFrom="column">
                  <wp:posOffset>3110788</wp:posOffset>
                </wp:positionH>
                <wp:positionV relativeFrom="paragraph">
                  <wp:posOffset>214503</wp:posOffset>
                </wp:positionV>
                <wp:extent cx="262864" cy="197510"/>
                <wp:effectExtent l="57150" t="38100" r="42545" b="88265"/>
                <wp:wrapNone/>
                <wp:docPr id="244" name="Straight Arrow Connector 244"/>
                <wp:cNvGraphicFramePr/>
                <a:graphic xmlns:a="http://schemas.openxmlformats.org/drawingml/2006/main">
                  <a:graphicData uri="http://schemas.microsoft.com/office/word/2010/wordprocessingShape">
                    <wps:wsp>
                      <wps:cNvCnPr/>
                      <wps:spPr>
                        <a:xfrm flipH="1" flipV="1">
                          <a:off x="0" y="0"/>
                          <a:ext cx="262864" cy="19751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56E81" id="Straight Arrow Connector 244" o:spid="_x0000_s1026" type="#_x0000_t32" style="position:absolute;margin-left:244.95pt;margin-top:16.9pt;width:20.7pt;height:15.55pt;flip:x 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" strokecolor="red" strokeweight="2.25pt">
                <v:stroke endarrow="block"/>
                <v:shadow on="t" color="black" opacity="24903f" origin=",.5" offset="0,.55556mm"/>
              </v:shape>
            </w:pict>
          </mc:Fallback>
        </mc:AlternateContent>
      </w:r>
      <w:r w:rsidRPr="00710BC0">
        <w:rPr>
          <w:noProof/>
        </w:rPr>
        <mc:AlternateContent>
          <mc:Choice Requires="wps">
            <w:drawing>
              <wp:anchor distT="0" distB="0" distL="114300" distR="114300" simplePos="0" relativeHeight="252032000" behindDoc="0" locked="0" layoutInCell="1" allowOverlap="1" wp14:anchorId="60F19929" wp14:editId="2AFE2F69">
                <wp:simplePos x="0" y="0"/>
                <wp:positionH relativeFrom="margin">
                  <wp:posOffset>3306445</wp:posOffset>
                </wp:positionH>
                <wp:positionV relativeFrom="paragraph">
                  <wp:posOffset>301625</wp:posOffset>
                </wp:positionV>
                <wp:extent cx="255905" cy="252095"/>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5D68B23A" w14:textId="77777777" w:rsidR="00710BC0" w:rsidRPr="00DC0827" w:rsidRDefault="00710BC0" w:rsidP="00710BC0">
                            <w:pPr>
                              <w:jc w:val="center"/>
                              <w:rPr>
                                <w:b/>
                                <w:color w:val="FF0000"/>
                                <w:u w:val="single"/>
                              </w:rPr>
                            </w:pPr>
                            <w:r>
                              <w:rPr>
                                <w:b/>
                                <w:color w:val="FF0000"/>
                                <w:u w:val="singl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19929" id="Text Box 245" o:spid="_x0000_s1081" type="#_x0000_t202" style="position:absolute;left:0;text-align:left;margin-left:260.35pt;margin-top:23.75pt;width:20.15pt;height:19.8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" fillcolor="white [3212]" stroked="f" strokeweight=".5pt">
                <v:textbox inset="0,0,0,0">
                  <w:txbxContent>
                    <w:p w14:paraId="5D68B23A" w14:textId="77777777" w:rsidR="00710BC0" w:rsidRPr="00DC0827" w:rsidRDefault="00710BC0" w:rsidP="00710BC0">
                      <w:pPr>
                        <w:jc w:val="center"/>
                        <w:rPr>
                          <w:b/>
                          <w:color w:val="FF0000"/>
                          <w:u w:val="single"/>
                        </w:rPr>
                      </w:pPr>
                      <w:r>
                        <w:rPr>
                          <w:b/>
                          <w:color w:val="FF0000"/>
                          <w:u w:val="single"/>
                        </w:rPr>
                        <w:t>3</w:t>
                      </w:r>
                    </w:p>
                  </w:txbxContent>
                </v:textbox>
                <w10:wrap anchorx="margin"/>
              </v:shape>
            </w:pict>
          </mc:Fallback>
        </mc:AlternateContent>
      </w:r>
      <w:r w:rsidR="009D0606">
        <w:rPr>
          <w:noProof/>
        </w:rPr>
        <w:drawing>
          <wp:inline distT="0" distB="0" distL="0" distR="0" wp14:anchorId="3A158D05" wp14:editId="41A73F0E">
            <wp:extent cx="5200557" cy="3642970"/>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998" cy="3646782"/>
                    </a:xfrm>
                    <a:prstGeom prst="rect">
                      <a:avLst/>
                    </a:prstGeom>
                  </pic:spPr>
                </pic:pic>
              </a:graphicData>
            </a:graphic>
          </wp:inline>
        </w:drawing>
      </w:r>
    </w:p>
    <w:p w14:paraId="6B8E2217" w14:textId="75FA934F" w:rsidR="003D0247" w:rsidRDefault="003D0247" w:rsidP="00710BC0">
      <w:pPr>
        <w:pStyle w:val="ListParagraph"/>
        <w:numPr>
          <w:ilvl w:val="0"/>
          <w:numId w:val="18"/>
        </w:numPr>
      </w:pPr>
      <w:r>
        <w:lastRenderedPageBreak/>
        <w:t xml:space="preserve">Once on the </w:t>
      </w:r>
      <w:r w:rsidR="00730C3C">
        <w:t>M</w:t>
      </w:r>
      <w:r>
        <w:t>anage</w:t>
      </w:r>
      <w:r w:rsidR="00730C3C">
        <w:t xml:space="preserve"> U</w:t>
      </w:r>
      <w:r>
        <w:t xml:space="preserve">sers </w:t>
      </w:r>
      <w:r w:rsidR="00730C3C">
        <w:t>D</w:t>
      </w:r>
      <w:r>
        <w:t xml:space="preserve">ashboard </w:t>
      </w:r>
      <w:r w:rsidR="0006761C">
        <w:t>click the user you wish to modify</w:t>
      </w:r>
      <w:commentRangeStart w:id="29"/>
      <w:commentRangeEnd w:id="29"/>
    </w:p>
    <w:p w14:paraId="28F22E3E" w14:textId="6C877BAB" w:rsidR="007372E9" w:rsidRDefault="007372E9" w:rsidP="007372E9">
      <w:pPr>
        <w:jc w:val="center"/>
      </w:pPr>
      <w:r>
        <w:rPr>
          <w:noProof/>
        </w:rPr>
        <w:drawing>
          <wp:inline distT="0" distB="0" distL="0" distR="0" wp14:anchorId="24A04DD4" wp14:editId="12220E5D">
            <wp:extent cx="4828032" cy="3397344"/>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6936" cy="3417683"/>
                    </a:xfrm>
                    <a:prstGeom prst="rect">
                      <a:avLst/>
                    </a:prstGeom>
                  </pic:spPr>
                </pic:pic>
              </a:graphicData>
            </a:graphic>
          </wp:inline>
        </w:drawing>
      </w:r>
    </w:p>
    <w:p w14:paraId="69C1E31C" w14:textId="33175BC6" w:rsidR="00FE16CE" w:rsidRDefault="0006761C" w:rsidP="007372E9">
      <w:pPr>
        <w:pStyle w:val="ListParagraph"/>
        <w:numPr>
          <w:ilvl w:val="0"/>
          <w:numId w:val="18"/>
        </w:numPr>
      </w:pPr>
      <w:r>
        <w:t>On the User Details screen c</w:t>
      </w:r>
      <w:r w:rsidR="003D0247">
        <w:t xml:space="preserve">lick on the </w:t>
      </w:r>
      <w:r w:rsidR="00730C3C">
        <w:t>D</w:t>
      </w:r>
      <w:r w:rsidR="003D0247">
        <w:t xml:space="preserve">elete </w:t>
      </w:r>
      <w:r w:rsidR="00730C3C">
        <w:t>U</w:t>
      </w:r>
      <w:r w:rsidR="003D0247">
        <w:t>ser button</w:t>
      </w:r>
    </w:p>
    <w:p w14:paraId="222897FE" w14:textId="4BA3F10B" w:rsidR="007372E9" w:rsidRDefault="007372E9" w:rsidP="007372E9">
      <w:pPr>
        <w:jc w:val="center"/>
      </w:pPr>
      <w:r w:rsidRPr="007372E9">
        <w:rPr>
          <w:noProof/>
        </w:rPr>
        <mc:AlternateContent>
          <mc:Choice Requires="wps">
            <w:drawing>
              <wp:anchor distT="0" distB="0" distL="114300" distR="114300" simplePos="0" relativeHeight="252039168" behindDoc="0" locked="0" layoutInCell="1" allowOverlap="1" wp14:anchorId="64C75D4B" wp14:editId="55FCC3AC">
                <wp:simplePos x="0" y="0"/>
                <wp:positionH relativeFrom="margin">
                  <wp:posOffset>2127250</wp:posOffset>
                </wp:positionH>
                <wp:positionV relativeFrom="paragraph">
                  <wp:posOffset>550545</wp:posOffset>
                </wp:positionV>
                <wp:extent cx="255905" cy="252095"/>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255905" cy="252095"/>
                        </a:xfrm>
                        <a:prstGeom prst="rect">
                          <a:avLst/>
                        </a:prstGeom>
                        <a:solidFill>
                          <a:schemeClr val="bg1"/>
                        </a:solidFill>
                        <a:ln w="6350">
                          <a:noFill/>
                        </a:ln>
                      </wps:spPr>
                      <wps:txbx>
                        <w:txbxContent>
                          <w:p w14:paraId="42A1AC10" w14:textId="77777777" w:rsidR="007372E9" w:rsidRPr="00DC0827" w:rsidRDefault="007372E9" w:rsidP="007372E9">
                            <w:pPr>
                              <w:jc w:val="center"/>
                              <w:rPr>
                                <w:b/>
                                <w:color w:val="FF0000"/>
                                <w:u w:val="single"/>
                              </w:rPr>
                            </w:pPr>
                            <w:r>
                              <w:rPr>
                                <w:b/>
                                <w:color w:val="FF0000"/>
                                <w:u w:val="single"/>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75D4B" id="Text Box 255" o:spid="_x0000_s1082" type="#_x0000_t202" style="position:absolute;left:0;text-align:left;margin-left:167.5pt;margin-top:43.35pt;width:20.15pt;height:19.8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" fillcolor="white [3212]" stroked="f" strokeweight=".5pt">
                <v:textbox inset="0,0,0,0">
                  <w:txbxContent>
                    <w:p w14:paraId="42A1AC10" w14:textId="77777777" w:rsidR="007372E9" w:rsidRPr="00DC0827" w:rsidRDefault="007372E9" w:rsidP="007372E9">
                      <w:pPr>
                        <w:jc w:val="center"/>
                        <w:rPr>
                          <w:b/>
                          <w:color w:val="FF0000"/>
                          <w:u w:val="single"/>
                        </w:rPr>
                      </w:pPr>
                      <w:r>
                        <w:rPr>
                          <w:b/>
                          <w:color w:val="FF0000"/>
                          <w:u w:val="single"/>
                        </w:rPr>
                        <w:t>5</w:t>
                      </w:r>
                    </w:p>
                  </w:txbxContent>
                </v:textbox>
                <w10:wrap anchorx="margin"/>
              </v:shape>
            </w:pict>
          </mc:Fallback>
        </mc:AlternateContent>
      </w:r>
      <w:r w:rsidRPr="007372E9">
        <w:rPr>
          <w:noProof/>
        </w:rPr>
        <mc:AlternateContent>
          <mc:Choice Requires="wps">
            <w:drawing>
              <wp:anchor distT="0" distB="0" distL="114300" distR="114300" simplePos="0" relativeHeight="252038144" behindDoc="0" locked="0" layoutInCell="1" allowOverlap="1" wp14:anchorId="3C0BBF7A" wp14:editId="163CE4B2">
                <wp:simplePos x="0" y="0"/>
                <wp:positionH relativeFrom="column">
                  <wp:posOffset>1618462</wp:posOffset>
                </wp:positionH>
                <wp:positionV relativeFrom="paragraph">
                  <wp:posOffset>591185</wp:posOffset>
                </wp:positionV>
                <wp:extent cx="490118" cy="65837"/>
                <wp:effectExtent l="0" t="76200" r="43815" b="106045"/>
                <wp:wrapNone/>
                <wp:docPr id="254" name="Straight Arrow Connector 254"/>
                <wp:cNvGraphicFramePr/>
                <a:graphic xmlns:a="http://schemas.openxmlformats.org/drawingml/2006/main">
                  <a:graphicData uri="http://schemas.microsoft.com/office/word/2010/wordprocessingShape">
                    <wps:wsp>
                      <wps:cNvCnPr/>
                      <wps:spPr>
                        <a:xfrm flipH="1" flipV="1">
                          <a:off x="0" y="0"/>
                          <a:ext cx="490118" cy="65837"/>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F4A96" id="Straight Arrow Connector 254" o:spid="_x0000_s1026" type="#_x0000_t32" style="position:absolute;margin-left:127.45pt;margin-top:46.55pt;width:38.6pt;height:5.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" strokecolor="red" strokeweight="2.25pt">
                <v:stroke endarrow="block"/>
                <v:shadow on="t" color="black" opacity="24903f" origin=",.5" offset="0,.55556mm"/>
              </v:shape>
            </w:pict>
          </mc:Fallback>
        </mc:AlternateContent>
      </w:r>
      <w:r>
        <w:rPr>
          <w:noProof/>
        </w:rPr>
        <w:drawing>
          <wp:inline distT="0" distB="0" distL="0" distR="0" wp14:anchorId="3B9B8876" wp14:editId="63005B4A">
            <wp:extent cx="5324352" cy="358444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2177" cy="3683966"/>
                    </a:xfrm>
                    <a:prstGeom prst="rect">
                      <a:avLst/>
                    </a:prstGeom>
                  </pic:spPr>
                </pic:pic>
              </a:graphicData>
            </a:graphic>
          </wp:inline>
        </w:drawing>
      </w:r>
    </w:p>
    <w:p w14:paraId="66EDCB7A" w14:textId="79AB8741" w:rsidR="007372E9" w:rsidRPr="00FE16CE" w:rsidRDefault="007372E9" w:rsidP="007372E9">
      <w:r>
        <w:br w:type="page"/>
      </w:r>
    </w:p>
    <w:p w14:paraId="794458D1" w14:textId="49D93234" w:rsidR="00FE16CE" w:rsidRDefault="007372E9" w:rsidP="00FE16CE">
      <w:pPr>
        <w:pStyle w:val="ListParagraph"/>
        <w:numPr>
          <w:ilvl w:val="0"/>
          <w:numId w:val="18"/>
        </w:numPr>
      </w:pPr>
      <w:r>
        <w:lastRenderedPageBreak/>
        <w:t xml:space="preserve">At the confirmation page you can use the return to user directory link to return to the user directory. </w:t>
      </w:r>
    </w:p>
    <w:p w14:paraId="5733CCCA" w14:textId="457DF805" w:rsidR="00FE16CE" w:rsidRDefault="00FE16CE" w:rsidP="00FE16CE">
      <w:pPr>
        <w:jc w:val="center"/>
      </w:pPr>
      <w:r>
        <w:rPr>
          <w:noProof/>
        </w:rPr>
        <w:drawing>
          <wp:inline distT="0" distB="0" distL="0" distR="0" wp14:anchorId="0CA0B5C8" wp14:editId="6CC9279A">
            <wp:extent cx="4615891" cy="3213265"/>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9368" cy="3229608"/>
                    </a:xfrm>
                    <a:prstGeom prst="rect">
                      <a:avLst/>
                    </a:prstGeom>
                  </pic:spPr>
                </pic:pic>
              </a:graphicData>
            </a:graphic>
          </wp:inline>
        </w:drawing>
      </w:r>
    </w:p>
    <w:p w14:paraId="6373E58D" w14:textId="3B882E22" w:rsidR="0018614B" w:rsidRDefault="0018614B" w:rsidP="0018614B">
      <w:pPr>
        <w:pStyle w:val="Heading2"/>
      </w:pPr>
      <w:bookmarkStart w:id="30" w:name="_Toc10815502"/>
      <w:r>
        <w:t>Managing Shifts</w:t>
      </w:r>
      <w:bookmarkEnd w:id="30"/>
    </w:p>
    <w:p w14:paraId="5100BB3D" w14:textId="7C839C69" w:rsidR="0018614B" w:rsidRPr="0018614B" w:rsidRDefault="0018614B" w:rsidP="0018614B">
      <w:pPr>
        <w:pStyle w:val="Heading3"/>
        <w:rPr>
          <w:b w:val="0"/>
        </w:rPr>
      </w:pPr>
      <w:bookmarkStart w:id="31" w:name="_Toc10815503"/>
      <w:r w:rsidRPr="0018614B">
        <w:t xml:space="preserve">Create Available </w:t>
      </w:r>
      <w:r>
        <w:t>Shift</w:t>
      </w:r>
      <w:bookmarkEnd w:id="31"/>
    </w:p>
    <w:p w14:paraId="117AF59B" w14:textId="2C55ECFA" w:rsidR="0018614B" w:rsidRDefault="003D0247" w:rsidP="003D0247">
      <w:pPr>
        <w:pStyle w:val="ListParagraph"/>
        <w:numPr>
          <w:ilvl w:val="0"/>
          <w:numId w:val="19"/>
        </w:numPr>
      </w:pPr>
      <w:r>
        <w:t xml:space="preserve">From the </w:t>
      </w:r>
      <w:r w:rsidR="00730C3C">
        <w:t xml:space="preserve">Manager Dashboard </w:t>
      </w:r>
      <w:r>
        <w:t xml:space="preserve">click on </w:t>
      </w:r>
      <w:r w:rsidR="00730C3C">
        <w:t>M</w:t>
      </w:r>
      <w:r>
        <w:t xml:space="preserve">anage </w:t>
      </w:r>
      <w:r w:rsidR="00730C3C">
        <w:t>S</w:t>
      </w:r>
      <w:r>
        <w:t>hifts</w:t>
      </w:r>
    </w:p>
    <w:p w14:paraId="59228B8B" w14:textId="259C2DBD" w:rsidR="003D0247" w:rsidRDefault="003D0247" w:rsidP="003D0247">
      <w:pPr>
        <w:pStyle w:val="ListParagraph"/>
        <w:numPr>
          <w:ilvl w:val="0"/>
          <w:numId w:val="19"/>
        </w:numPr>
      </w:pPr>
      <w:r>
        <w:t xml:space="preserve">Once on the </w:t>
      </w:r>
      <w:r w:rsidR="00730C3C">
        <w:t>M</w:t>
      </w:r>
      <w:r>
        <w:t xml:space="preserve">anage </w:t>
      </w:r>
      <w:r w:rsidR="00730C3C">
        <w:t>S</w:t>
      </w:r>
      <w:r>
        <w:t xml:space="preserve">hifts </w:t>
      </w:r>
      <w:r w:rsidR="00730C3C">
        <w:t xml:space="preserve">Dashboard </w:t>
      </w:r>
      <w:r>
        <w:t xml:space="preserve">click the </w:t>
      </w:r>
      <w:r w:rsidR="00730C3C">
        <w:t>C</w:t>
      </w:r>
      <w:r>
        <w:t xml:space="preserve">reate </w:t>
      </w:r>
      <w:r w:rsidR="00730C3C">
        <w:t>S</w:t>
      </w:r>
      <w:r>
        <w:t>hift button</w:t>
      </w:r>
    </w:p>
    <w:p w14:paraId="45AB16B2" w14:textId="05F98691" w:rsidR="003D0247" w:rsidRDefault="003D0247" w:rsidP="003D0247">
      <w:pPr>
        <w:pStyle w:val="ListParagraph"/>
        <w:numPr>
          <w:ilvl w:val="0"/>
          <w:numId w:val="19"/>
        </w:numPr>
      </w:pPr>
      <w:r>
        <w:t>Enter the required information in the appropriate fields</w:t>
      </w:r>
    </w:p>
    <w:p w14:paraId="0FFA051C" w14:textId="2EDC7825" w:rsidR="003D0247" w:rsidRDefault="003D0247" w:rsidP="003D0247">
      <w:pPr>
        <w:pStyle w:val="ListParagraph"/>
        <w:numPr>
          <w:ilvl w:val="0"/>
          <w:numId w:val="19"/>
        </w:numPr>
      </w:pPr>
      <w:r>
        <w:t xml:space="preserve">Click the </w:t>
      </w:r>
      <w:r w:rsidR="00730C3C">
        <w:t>C</w:t>
      </w:r>
      <w:r>
        <w:t xml:space="preserve">reate </w:t>
      </w:r>
      <w:r w:rsidR="00730C3C">
        <w:t>S</w:t>
      </w:r>
      <w:r>
        <w:t>hift button</w:t>
      </w:r>
    </w:p>
    <w:p w14:paraId="1A9D267E" w14:textId="12B2C33D" w:rsidR="0018614B" w:rsidRPr="0018614B" w:rsidRDefault="0018614B" w:rsidP="0018614B">
      <w:pPr>
        <w:pStyle w:val="Heading3"/>
        <w:rPr>
          <w:b w:val="0"/>
        </w:rPr>
      </w:pPr>
      <w:bookmarkStart w:id="32" w:name="_Toc10815504"/>
      <w:r w:rsidRPr="0018614B">
        <w:t xml:space="preserve">Modify Available </w:t>
      </w:r>
      <w:r>
        <w:t>Shift</w:t>
      </w:r>
      <w:bookmarkEnd w:id="32"/>
    </w:p>
    <w:p w14:paraId="6A7B8BE4" w14:textId="3BEB5E6A" w:rsidR="0018614B" w:rsidRDefault="009D16CD" w:rsidP="003D0247">
      <w:pPr>
        <w:pStyle w:val="ListParagraph"/>
        <w:numPr>
          <w:ilvl w:val="0"/>
          <w:numId w:val="20"/>
        </w:numPr>
      </w:pPr>
      <w:r>
        <w:t xml:space="preserve">From the </w:t>
      </w:r>
      <w:r w:rsidR="00730C3C">
        <w:t xml:space="preserve">Manager Dashboard </w:t>
      </w:r>
      <w:r>
        <w:t>c</w:t>
      </w:r>
      <w:r w:rsidR="00745EF9">
        <w:t xml:space="preserve">lick on the </w:t>
      </w:r>
      <w:r w:rsidR="00730C3C">
        <w:t>M</w:t>
      </w:r>
      <w:r w:rsidR="00745EF9">
        <w:t xml:space="preserve">anage </w:t>
      </w:r>
      <w:r w:rsidR="00730C3C">
        <w:t>S</w:t>
      </w:r>
      <w:r w:rsidR="00745EF9">
        <w:t>hifts</w:t>
      </w:r>
    </w:p>
    <w:p w14:paraId="156690C2" w14:textId="5462B80C" w:rsidR="009D16CD" w:rsidRDefault="009D16CD" w:rsidP="003D0247">
      <w:pPr>
        <w:pStyle w:val="ListParagraph"/>
        <w:numPr>
          <w:ilvl w:val="0"/>
          <w:numId w:val="20"/>
        </w:numPr>
      </w:pPr>
      <w:r>
        <w:t xml:space="preserve">Once on the </w:t>
      </w:r>
      <w:r w:rsidR="00730C3C">
        <w:t>M</w:t>
      </w:r>
      <w:r>
        <w:t xml:space="preserve">anage </w:t>
      </w:r>
      <w:r w:rsidR="00730C3C">
        <w:t>S</w:t>
      </w:r>
      <w:r>
        <w:t xml:space="preserve">hifts </w:t>
      </w:r>
      <w:r w:rsidR="00730C3C">
        <w:t xml:space="preserve">Dashboard </w:t>
      </w:r>
      <w:r w:rsidR="0006761C">
        <w:t>click the shift</w:t>
      </w:r>
      <w:r>
        <w:t xml:space="preserve"> you would like to modify</w:t>
      </w:r>
    </w:p>
    <w:p w14:paraId="55FE1185" w14:textId="3E88C38D" w:rsidR="009D16CD" w:rsidRDefault="0006761C" w:rsidP="009D16CD">
      <w:pPr>
        <w:pStyle w:val="ListParagraph"/>
        <w:numPr>
          <w:ilvl w:val="0"/>
          <w:numId w:val="20"/>
        </w:numPr>
      </w:pPr>
      <w:r>
        <w:t>On the Shift Details screen c</w:t>
      </w:r>
      <w:r w:rsidR="009D16CD">
        <w:t xml:space="preserve">lick the </w:t>
      </w:r>
      <w:r w:rsidR="00730C3C">
        <w:t>M</w:t>
      </w:r>
      <w:r w:rsidR="009D16CD">
        <w:t xml:space="preserve">odify </w:t>
      </w:r>
      <w:r w:rsidR="00730C3C">
        <w:t>S</w:t>
      </w:r>
      <w:r w:rsidR="009D16CD">
        <w:t>hift button</w:t>
      </w:r>
    </w:p>
    <w:p w14:paraId="0473D768" w14:textId="35F1774D" w:rsidR="009D16CD" w:rsidRDefault="009D16CD" w:rsidP="009D16CD">
      <w:pPr>
        <w:pStyle w:val="ListParagraph"/>
        <w:numPr>
          <w:ilvl w:val="0"/>
          <w:numId w:val="20"/>
        </w:numPr>
      </w:pPr>
      <w:r>
        <w:t>Edit the shift’s details as needed</w:t>
      </w:r>
    </w:p>
    <w:p w14:paraId="0B7A862A" w14:textId="3AF10BEB" w:rsidR="009D16CD" w:rsidRDefault="009D16CD" w:rsidP="009D16CD">
      <w:pPr>
        <w:pStyle w:val="ListParagraph"/>
        <w:numPr>
          <w:ilvl w:val="0"/>
          <w:numId w:val="20"/>
        </w:numPr>
      </w:pPr>
      <w:r>
        <w:t xml:space="preserve">Click the </w:t>
      </w:r>
      <w:r w:rsidR="00730C3C">
        <w:t>S</w:t>
      </w:r>
      <w:r>
        <w:t xml:space="preserve">ave </w:t>
      </w:r>
      <w:r w:rsidR="00730C3C">
        <w:t>C</w:t>
      </w:r>
      <w:r>
        <w:t>hanges button to save the changed information to the shift</w:t>
      </w:r>
    </w:p>
    <w:p w14:paraId="7EF5C04F" w14:textId="75B4B495" w:rsidR="0018614B" w:rsidRPr="0018614B" w:rsidRDefault="0018614B" w:rsidP="0018614B">
      <w:pPr>
        <w:pStyle w:val="Heading3"/>
        <w:rPr>
          <w:b w:val="0"/>
        </w:rPr>
      </w:pPr>
      <w:bookmarkStart w:id="33" w:name="_Toc10815505"/>
      <w:r w:rsidRPr="0018614B">
        <w:t xml:space="preserve">Delete Available </w:t>
      </w:r>
      <w:r>
        <w:t>Shift</w:t>
      </w:r>
      <w:bookmarkEnd w:id="33"/>
    </w:p>
    <w:p w14:paraId="2DA8368A" w14:textId="2275B495" w:rsidR="00745EF9" w:rsidRDefault="00745EF9" w:rsidP="00745EF9">
      <w:pPr>
        <w:pStyle w:val="ListParagraph"/>
        <w:numPr>
          <w:ilvl w:val="0"/>
          <w:numId w:val="21"/>
        </w:numPr>
      </w:pPr>
      <w:r>
        <w:t xml:space="preserve">From the </w:t>
      </w:r>
      <w:r w:rsidR="00730C3C">
        <w:t xml:space="preserve">Manager Dashboard </w:t>
      </w:r>
      <w:r>
        <w:t xml:space="preserve">click on </w:t>
      </w:r>
      <w:r w:rsidR="00730C3C">
        <w:t>M</w:t>
      </w:r>
      <w:r>
        <w:t xml:space="preserve">anage </w:t>
      </w:r>
      <w:r w:rsidR="00730C3C">
        <w:t>S</w:t>
      </w:r>
      <w:r>
        <w:t>hifts</w:t>
      </w:r>
    </w:p>
    <w:p w14:paraId="04FD88FC" w14:textId="77777777" w:rsidR="0006761C" w:rsidRDefault="0006761C" w:rsidP="0006761C">
      <w:pPr>
        <w:pStyle w:val="ListParagraph"/>
        <w:numPr>
          <w:ilvl w:val="0"/>
          <w:numId w:val="21"/>
        </w:numPr>
      </w:pPr>
      <w:r>
        <w:t>Once on the Manage Shifts Dashboard click the shift you would like to modify</w:t>
      </w:r>
    </w:p>
    <w:p w14:paraId="40AB920A" w14:textId="08E8E75B" w:rsidR="00745EF9" w:rsidRDefault="0006761C" w:rsidP="00745EF9">
      <w:pPr>
        <w:pStyle w:val="ListParagraph"/>
        <w:numPr>
          <w:ilvl w:val="0"/>
          <w:numId w:val="21"/>
        </w:numPr>
      </w:pPr>
      <w:r>
        <w:t>On the Shift Details screen c</w:t>
      </w:r>
      <w:r w:rsidR="00745EF9">
        <w:t xml:space="preserve">lick on the </w:t>
      </w:r>
      <w:r w:rsidR="00730C3C">
        <w:t>D</w:t>
      </w:r>
      <w:r w:rsidR="00745EF9">
        <w:t xml:space="preserve">elete </w:t>
      </w:r>
      <w:r w:rsidR="00730C3C">
        <w:t>S</w:t>
      </w:r>
      <w:r w:rsidR="00745EF9">
        <w:t>hift button</w:t>
      </w:r>
    </w:p>
    <w:p w14:paraId="5A588583" w14:textId="7C814026" w:rsidR="0018614B" w:rsidRDefault="00745EF9" w:rsidP="0018614B">
      <w:pPr>
        <w:pStyle w:val="ListParagraph"/>
        <w:numPr>
          <w:ilvl w:val="0"/>
          <w:numId w:val="21"/>
        </w:numPr>
      </w:pPr>
      <w:r>
        <w:t>Confirm the action to delete the shift</w:t>
      </w:r>
    </w:p>
    <w:p w14:paraId="0586F6BB" w14:textId="37EA4E70" w:rsidR="006E663E" w:rsidRDefault="006E663E" w:rsidP="006E663E">
      <w:pPr>
        <w:pStyle w:val="Heading3"/>
      </w:pPr>
      <w:r>
        <w:t>Assign Employee to Shift</w:t>
      </w:r>
    </w:p>
    <w:p w14:paraId="64D41FA6" w14:textId="41877E6B" w:rsidR="006E663E" w:rsidRPr="006E663E" w:rsidRDefault="006E663E" w:rsidP="006E663E">
      <w:pPr>
        <w:pStyle w:val="ListParagraph"/>
        <w:numPr>
          <w:ilvl w:val="0"/>
          <w:numId w:val="41"/>
        </w:numPr>
        <w:rPr>
          <w:b/>
          <w:bCs/>
        </w:rPr>
      </w:pPr>
      <w:r>
        <w:t>From the Manager Dashboard click on Manage Shifts</w:t>
      </w:r>
    </w:p>
    <w:p w14:paraId="0609B680" w14:textId="23441A89" w:rsidR="006E663E" w:rsidRPr="006E663E" w:rsidRDefault="006E663E" w:rsidP="006E663E">
      <w:pPr>
        <w:pStyle w:val="ListParagraph"/>
        <w:numPr>
          <w:ilvl w:val="0"/>
          <w:numId w:val="41"/>
        </w:numPr>
        <w:rPr>
          <w:b/>
          <w:bCs/>
        </w:rPr>
      </w:pPr>
      <w:r>
        <w:t>Once on the Manage Shifts Dashboard click the shift you would like to add an Employee to</w:t>
      </w:r>
    </w:p>
    <w:p w14:paraId="06BAC53A" w14:textId="65AEF762" w:rsidR="006E663E" w:rsidRPr="006E663E" w:rsidRDefault="006E663E" w:rsidP="006E663E">
      <w:pPr>
        <w:pStyle w:val="ListParagraph"/>
        <w:numPr>
          <w:ilvl w:val="0"/>
          <w:numId w:val="41"/>
        </w:numPr>
        <w:rPr>
          <w:b/>
          <w:bCs/>
        </w:rPr>
      </w:pPr>
      <w:r>
        <w:t>On the Shift Details screen click the Assign Employee button</w:t>
      </w:r>
    </w:p>
    <w:p w14:paraId="16AC54D4" w14:textId="121EF298" w:rsidR="006E663E" w:rsidRPr="006E663E" w:rsidRDefault="006E663E" w:rsidP="006E663E">
      <w:pPr>
        <w:pStyle w:val="ListParagraph"/>
        <w:numPr>
          <w:ilvl w:val="0"/>
          <w:numId w:val="41"/>
        </w:numPr>
        <w:rPr>
          <w:b/>
          <w:bCs/>
        </w:rPr>
      </w:pPr>
      <w:r>
        <w:t>Select the Employee from the list of Employees and click “Assign”</w:t>
      </w:r>
    </w:p>
    <w:p w14:paraId="5C02F380" w14:textId="2C93FAFA" w:rsidR="006E663E" w:rsidRDefault="006E663E" w:rsidP="006E663E">
      <w:pPr>
        <w:pStyle w:val="Heading3"/>
      </w:pPr>
      <w:r>
        <w:lastRenderedPageBreak/>
        <w:t>Unassign</w:t>
      </w:r>
      <w:r>
        <w:t xml:space="preserve"> Employee </w:t>
      </w:r>
      <w:r>
        <w:t xml:space="preserve">from </w:t>
      </w:r>
      <w:r>
        <w:t>Shift</w:t>
      </w:r>
    </w:p>
    <w:p w14:paraId="78444D9D" w14:textId="77777777" w:rsidR="006E663E" w:rsidRPr="006E663E" w:rsidRDefault="006E663E" w:rsidP="006E663E">
      <w:pPr>
        <w:pStyle w:val="ListParagraph"/>
        <w:numPr>
          <w:ilvl w:val="0"/>
          <w:numId w:val="42"/>
        </w:numPr>
        <w:rPr>
          <w:b/>
          <w:bCs/>
        </w:rPr>
      </w:pPr>
      <w:r>
        <w:t>From the Manager Dashboard click on Manage Shifts</w:t>
      </w:r>
    </w:p>
    <w:p w14:paraId="6F627140" w14:textId="77777777" w:rsidR="006E663E" w:rsidRPr="006E663E" w:rsidRDefault="006E663E" w:rsidP="006E663E">
      <w:pPr>
        <w:pStyle w:val="ListParagraph"/>
        <w:numPr>
          <w:ilvl w:val="0"/>
          <w:numId w:val="42"/>
        </w:numPr>
        <w:rPr>
          <w:b/>
          <w:bCs/>
        </w:rPr>
      </w:pPr>
      <w:r>
        <w:t>Once on the Manage Shifts Dashboard click the shift you would like to add an Employee to</w:t>
      </w:r>
    </w:p>
    <w:p w14:paraId="484D6405" w14:textId="44DC91EE" w:rsidR="006E663E" w:rsidRPr="006E663E" w:rsidRDefault="006E663E" w:rsidP="006E663E">
      <w:pPr>
        <w:pStyle w:val="ListParagraph"/>
        <w:numPr>
          <w:ilvl w:val="0"/>
          <w:numId w:val="42"/>
        </w:numPr>
        <w:rPr>
          <w:b/>
          <w:bCs/>
        </w:rPr>
      </w:pPr>
      <w:r>
        <w:t xml:space="preserve">On the Shift Details screen click the </w:t>
      </w:r>
      <w:r>
        <w:t>Unassign Employee button</w:t>
      </w:r>
    </w:p>
    <w:p w14:paraId="4DE8BD9B" w14:textId="557C6AA0" w:rsidR="0018614B" w:rsidRDefault="0018614B" w:rsidP="0018614B">
      <w:pPr>
        <w:pStyle w:val="Heading2"/>
      </w:pPr>
      <w:bookmarkStart w:id="34" w:name="_Toc10815506"/>
      <w:r>
        <w:t xml:space="preserve">Managing </w:t>
      </w:r>
      <w:r w:rsidR="001B69AF">
        <w:t xml:space="preserve">User </w:t>
      </w:r>
      <w:r w:rsidR="008B4157">
        <w:t xml:space="preserve">Shift </w:t>
      </w:r>
      <w:r w:rsidR="001B69AF">
        <w:t>Requests</w:t>
      </w:r>
      <w:bookmarkEnd w:id="34"/>
    </w:p>
    <w:p w14:paraId="291BC642" w14:textId="093A82C6" w:rsidR="0018614B" w:rsidRDefault="008B4157" w:rsidP="008B4157">
      <w:pPr>
        <w:pStyle w:val="Heading3"/>
      </w:pPr>
      <w:bookmarkStart w:id="35" w:name="_Toc10815507"/>
      <w:r>
        <w:t>Approve A Shift Request</w:t>
      </w:r>
      <w:bookmarkEnd w:id="35"/>
    </w:p>
    <w:p w14:paraId="24B79643" w14:textId="24ACCC01" w:rsidR="008B4157" w:rsidRDefault="008B4157" w:rsidP="008B4157">
      <w:pPr>
        <w:pStyle w:val="ListParagraph"/>
        <w:numPr>
          <w:ilvl w:val="0"/>
          <w:numId w:val="22"/>
        </w:numPr>
      </w:pPr>
      <w:r>
        <w:t xml:space="preserve">From the </w:t>
      </w:r>
      <w:r w:rsidR="00730C3C">
        <w:t xml:space="preserve">Manager Dashboard </w:t>
      </w:r>
      <w:r>
        <w:t xml:space="preserve">click on the </w:t>
      </w:r>
      <w:r w:rsidR="00730C3C">
        <w:t>M</w:t>
      </w:r>
      <w:r>
        <w:t xml:space="preserve">anage </w:t>
      </w:r>
      <w:r w:rsidR="00730C3C">
        <w:t>R</w:t>
      </w:r>
      <w:r>
        <w:t>equests</w:t>
      </w:r>
    </w:p>
    <w:p w14:paraId="1DE2921F" w14:textId="34FE73DC" w:rsidR="008B4157" w:rsidRDefault="008B4157" w:rsidP="008B4157">
      <w:pPr>
        <w:pStyle w:val="ListParagraph"/>
        <w:numPr>
          <w:ilvl w:val="0"/>
          <w:numId w:val="22"/>
        </w:numPr>
      </w:pPr>
      <w:r>
        <w:t xml:space="preserve">Once on the </w:t>
      </w:r>
      <w:r w:rsidR="00730C3C">
        <w:t>M</w:t>
      </w:r>
      <w:r>
        <w:t xml:space="preserve">anage </w:t>
      </w:r>
      <w:r w:rsidR="00730C3C">
        <w:t>R</w:t>
      </w:r>
      <w:r>
        <w:t xml:space="preserve">equest page check the box of the </w:t>
      </w:r>
      <w:r w:rsidR="006463E2">
        <w:t>shift you wish to approve</w:t>
      </w:r>
    </w:p>
    <w:p w14:paraId="07596806" w14:textId="2A07D826" w:rsidR="006463E2" w:rsidRDefault="006463E2" w:rsidP="008B4157">
      <w:pPr>
        <w:pStyle w:val="ListParagraph"/>
        <w:numPr>
          <w:ilvl w:val="0"/>
          <w:numId w:val="22"/>
        </w:numPr>
      </w:pPr>
      <w:r>
        <w:t xml:space="preserve">Click on the </w:t>
      </w:r>
      <w:r w:rsidR="00730C3C">
        <w:t>A</w:t>
      </w:r>
      <w:r>
        <w:t>pprove</w:t>
      </w:r>
      <w:r w:rsidR="00297CF5">
        <w:t xml:space="preserve"> </w:t>
      </w:r>
      <w:r>
        <w:t>button to approve the checked shift</w:t>
      </w:r>
    </w:p>
    <w:p w14:paraId="1B486820" w14:textId="6B1B3C52" w:rsidR="008B4157" w:rsidRDefault="00730C3C" w:rsidP="008B4157">
      <w:pPr>
        <w:pStyle w:val="Heading3"/>
      </w:pPr>
      <w:bookmarkStart w:id="36" w:name="_Toc10815508"/>
      <w:r>
        <w:t xml:space="preserve">Deny </w:t>
      </w:r>
      <w:r w:rsidR="008B4157">
        <w:t>A Shift Request</w:t>
      </w:r>
      <w:bookmarkEnd w:id="36"/>
    </w:p>
    <w:p w14:paraId="4E777CE0" w14:textId="38DE6106" w:rsidR="006463E2" w:rsidRDefault="006463E2" w:rsidP="006463E2">
      <w:pPr>
        <w:pStyle w:val="ListParagraph"/>
        <w:numPr>
          <w:ilvl w:val="0"/>
          <w:numId w:val="23"/>
        </w:numPr>
      </w:pPr>
      <w:r>
        <w:t xml:space="preserve">From the </w:t>
      </w:r>
      <w:r w:rsidR="00730C3C">
        <w:t xml:space="preserve">Manager Dashboard </w:t>
      </w:r>
      <w:r>
        <w:t>click on the manage requests</w:t>
      </w:r>
    </w:p>
    <w:p w14:paraId="58FE7FC1" w14:textId="3352A735" w:rsidR="006463E2" w:rsidRDefault="006463E2" w:rsidP="006463E2">
      <w:pPr>
        <w:pStyle w:val="ListParagraph"/>
        <w:numPr>
          <w:ilvl w:val="0"/>
          <w:numId w:val="23"/>
        </w:numPr>
      </w:pPr>
      <w:r>
        <w:t xml:space="preserve">Once on the manage request page check the box of the shift you wish to </w:t>
      </w:r>
      <w:r w:rsidR="0045694B">
        <w:t>deny</w:t>
      </w:r>
    </w:p>
    <w:p w14:paraId="1B3EACCA" w14:textId="77777777" w:rsidR="006463E2" w:rsidRPr="006463E2" w:rsidRDefault="006463E2" w:rsidP="006463E2">
      <w:pPr>
        <w:pStyle w:val="ListParagraph"/>
        <w:numPr>
          <w:ilvl w:val="0"/>
          <w:numId w:val="23"/>
        </w:numPr>
      </w:pPr>
      <w:r>
        <w:t xml:space="preserve">Click on the </w:t>
      </w:r>
      <w:r w:rsidR="00730C3C">
        <w:t xml:space="preserve">Deny </w:t>
      </w:r>
      <w:r>
        <w:t>button to disapprove the checked shift</w:t>
      </w:r>
    </w:p>
    <w:p w14:paraId="1915E8EC" w14:textId="0A4969CB" w:rsidR="0086319D" w:rsidRDefault="003F526E" w:rsidP="003F526E">
      <w:pPr>
        <w:pStyle w:val="Heading1"/>
        <w:jc w:val="center"/>
      </w:pPr>
      <w:bookmarkStart w:id="37" w:name="_Toc10815509"/>
      <w:r>
        <w:t>Troubleshooting</w:t>
      </w:r>
      <w:bookmarkEnd w:id="37"/>
    </w:p>
    <w:p w14:paraId="00C3E20C" w14:textId="75C384B4" w:rsidR="00C57895" w:rsidRDefault="00C57895" w:rsidP="00C57895"/>
    <w:p w14:paraId="68C6DCE2" w14:textId="3E46A756" w:rsidR="00C57895" w:rsidRDefault="003E2624" w:rsidP="00C57895">
      <w:pPr>
        <w:pStyle w:val="Heading2"/>
      </w:pPr>
      <w:bookmarkStart w:id="38" w:name="_Toc10815510"/>
      <w:r>
        <w:t>Scheduling OnDemand</w:t>
      </w:r>
      <w:r w:rsidR="00C57895">
        <w:t xml:space="preserve"> Support</w:t>
      </w:r>
      <w:bookmarkEnd w:id="38"/>
    </w:p>
    <w:p w14:paraId="3901BC36" w14:textId="2BFFD680" w:rsidR="00340430" w:rsidRPr="00340430" w:rsidRDefault="00340430" w:rsidP="00340430">
      <w:pPr>
        <w:pStyle w:val="Heading3"/>
        <w:rPr>
          <w:b w:val="0"/>
        </w:rPr>
      </w:pPr>
      <w:bookmarkStart w:id="39" w:name="_Toc10815511"/>
      <w:r w:rsidRPr="00340430">
        <w:t>Email Customer Support:</w:t>
      </w:r>
      <w:bookmarkEnd w:id="39"/>
    </w:p>
    <w:p w14:paraId="59809C01" w14:textId="7EB272D7" w:rsidR="00340430" w:rsidRPr="00340430" w:rsidRDefault="003E2624" w:rsidP="00340430">
      <w:r>
        <w:t xml:space="preserve">Email us at </w:t>
      </w:r>
      <w:hyperlink r:id="rId46" w:history="1">
        <w:r w:rsidRPr="00191364">
          <w:rPr>
            <w:rStyle w:val="Hyperlink"/>
          </w:rPr>
          <w:t>support@schedulingondemand.com</w:t>
        </w:r>
      </w:hyperlink>
      <w:r>
        <w:t xml:space="preserve"> if you have any questions. Please be advised all help desk tickets submitted to </w:t>
      </w:r>
      <w:hyperlink r:id="rId47" w:history="1">
        <w:r w:rsidRPr="00191364">
          <w:rPr>
            <w:rStyle w:val="Hyperlink"/>
          </w:rPr>
          <w:t>support@schedulingondemand.com</w:t>
        </w:r>
      </w:hyperlink>
      <w:r>
        <w:t xml:space="preserve"> will be answered in the order they are received and Monday – Friday from 8AM – 5PM.</w:t>
      </w:r>
    </w:p>
    <w:p w14:paraId="126E0E93" w14:textId="49127F98" w:rsidR="00340430" w:rsidRPr="00340430" w:rsidRDefault="00340430" w:rsidP="00340430">
      <w:pPr>
        <w:pStyle w:val="Heading3"/>
        <w:rPr>
          <w:b w:val="0"/>
        </w:rPr>
      </w:pPr>
      <w:bookmarkStart w:id="40" w:name="_Toc10815512"/>
      <w:r w:rsidRPr="00340430">
        <w:t>Contact Customer Support:</w:t>
      </w:r>
      <w:bookmarkEnd w:id="40"/>
    </w:p>
    <w:p w14:paraId="65B5C81A" w14:textId="6A856D17" w:rsidR="00340430" w:rsidRPr="00340430" w:rsidRDefault="003E2624" w:rsidP="00340430">
      <w:r>
        <w:t>For assistance please contact us at 1800-000-0000. Please be advised that all calls to Scheduling OnDemand at 1-800-000-0000 will be answered 24/7 in the order they are received.</w:t>
      </w:r>
    </w:p>
    <w:p w14:paraId="5D40BD89" w14:textId="05B195DF" w:rsidR="000B6743" w:rsidRDefault="003F526E" w:rsidP="00542947">
      <w:pPr>
        <w:pStyle w:val="Heading1"/>
        <w:jc w:val="center"/>
      </w:pPr>
      <w:bookmarkStart w:id="41" w:name="_Toc10815513"/>
      <w:r>
        <w:t>FAQs</w:t>
      </w:r>
      <w:bookmarkEnd w:id="41"/>
    </w:p>
    <w:p w14:paraId="540491C6" w14:textId="1565B5B8" w:rsidR="000B6743" w:rsidRDefault="004E173F" w:rsidP="004E173F">
      <w:pPr>
        <w:pStyle w:val="ListParagraph"/>
        <w:numPr>
          <w:ilvl w:val="0"/>
          <w:numId w:val="7"/>
        </w:numPr>
        <w:rPr>
          <w:b/>
        </w:rPr>
      </w:pPr>
      <w:r>
        <w:rPr>
          <w:b/>
        </w:rPr>
        <w:t xml:space="preserve">Q: </w:t>
      </w:r>
      <w:r w:rsidRPr="004E173F">
        <w:rPr>
          <w:b/>
        </w:rPr>
        <w:t xml:space="preserve">Can </w:t>
      </w:r>
      <w:r>
        <w:rPr>
          <w:b/>
        </w:rPr>
        <w:t xml:space="preserve">Scheduling OnDemand support team </w:t>
      </w:r>
      <w:r w:rsidRPr="004E173F">
        <w:rPr>
          <w:b/>
        </w:rPr>
        <w:t>elevate</w:t>
      </w:r>
      <w:r>
        <w:rPr>
          <w:b/>
        </w:rPr>
        <w:t xml:space="preserve"> my account</w:t>
      </w:r>
      <w:r w:rsidRPr="004E173F">
        <w:rPr>
          <w:b/>
        </w:rPr>
        <w:t xml:space="preserve"> to a management account?</w:t>
      </w:r>
    </w:p>
    <w:p w14:paraId="3156C6B5" w14:textId="42D0B524" w:rsidR="004E173F" w:rsidRDefault="004E173F" w:rsidP="004E173F">
      <w:pPr>
        <w:ind w:left="720"/>
      </w:pPr>
      <w:r>
        <w:rPr>
          <w:b/>
        </w:rPr>
        <w:t xml:space="preserve">A: </w:t>
      </w:r>
      <w:r>
        <w:t>No. Your account can’t be elevated to a management account by a Scheduling OnDemand support staff. In order to get your account elevated you will need to contact your admin (management) and request the account elevation through them. Scheduling OnDemand does not make account modifications for users.</w:t>
      </w:r>
    </w:p>
    <w:p w14:paraId="0609BD9A" w14:textId="621F950B" w:rsidR="00DC366A" w:rsidRPr="00DC366A" w:rsidRDefault="00DC366A" w:rsidP="00DC366A">
      <w:pPr>
        <w:pStyle w:val="ListParagraph"/>
        <w:numPr>
          <w:ilvl w:val="0"/>
          <w:numId w:val="7"/>
        </w:numPr>
      </w:pPr>
      <w:r>
        <w:rPr>
          <w:b/>
        </w:rPr>
        <w:t xml:space="preserve">Q: Can Scheduling OnDemand unlock my account if I </w:t>
      </w:r>
      <w:proofErr w:type="spellStart"/>
      <w:r>
        <w:rPr>
          <w:b/>
        </w:rPr>
        <w:t>can not</w:t>
      </w:r>
      <w:proofErr w:type="spellEnd"/>
      <w:r>
        <w:rPr>
          <w:b/>
        </w:rPr>
        <w:t xml:space="preserve"> unlock it using the “Forgot My Password” link due some reason?</w:t>
      </w:r>
    </w:p>
    <w:p w14:paraId="70A59F09" w14:textId="40EA2762" w:rsidR="00DC366A" w:rsidRPr="00DC366A" w:rsidRDefault="00DC366A" w:rsidP="00DC366A">
      <w:pPr>
        <w:ind w:left="720"/>
      </w:pPr>
      <w:r>
        <w:rPr>
          <w:b/>
        </w:rPr>
        <w:t xml:space="preserve">A: </w:t>
      </w:r>
      <w:r>
        <w:t xml:space="preserve">No. If you </w:t>
      </w:r>
      <w:proofErr w:type="spellStart"/>
      <w:r>
        <w:t>can not</w:t>
      </w:r>
      <w:proofErr w:type="spellEnd"/>
      <w:r>
        <w:t xml:space="preserve"> unlock your account on your own for some reason (forgot email, failed security question, or any other reason) you will need to contact your admin (management) in order to have your account unlocked. Scheduling OnDemand only support recovery of forgotten passwords to admin accounts.</w:t>
      </w:r>
    </w:p>
    <w:p w14:paraId="49B95676" w14:textId="1EC66FBF" w:rsidR="004E173F" w:rsidRPr="004E173F" w:rsidRDefault="004E173F" w:rsidP="004E173F">
      <w:pPr>
        <w:pStyle w:val="ListParagraph"/>
        <w:numPr>
          <w:ilvl w:val="0"/>
          <w:numId w:val="7"/>
        </w:numPr>
      </w:pPr>
      <w:r>
        <w:rPr>
          <w:b/>
        </w:rPr>
        <w:lastRenderedPageBreak/>
        <w:t>Q: Is there a way to assign and cancel shifts that have either been assigned to me or that I have signed up for?</w:t>
      </w:r>
    </w:p>
    <w:p w14:paraId="3DB9BF0A" w14:textId="7731635A" w:rsidR="004E173F" w:rsidRDefault="001A1E8F" w:rsidP="004E173F">
      <w:pPr>
        <w:ind w:left="720"/>
      </w:pPr>
      <w:r>
        <w:rPr>
          <w:b/>
        </w:rPr>
        <w:t xml:space="preserve">A: </w:t>
      </w:r>
      <w:r>
        <w:t>No. All schedule assigning/ canceling needs to be approved/disapproved by an admin in order to ensure that admins are aware of all changes.</w:t>
      </w:r>
    </w:p>
    <w:p w14:paraId="3CBD6968" w14:textId="34463E97" w:rsidR="001A1E8F" w:rsidRPr="001A1E8F" w:rsidRDefault="001A1E8F" w:rsidP="001A1E8F">
      <w:pPr>
        <w:pStyle w:val="ListParagraph"/>
        <w:numPr>
          <w:ilvl w:val="0"/>
          <w:numId w:val="7"/>
        </w:numPr>
      </w:pPr>
      <w:r>
        <w:rPr>
          <w:b/>
        </w:rPr>
        <w:t>Q: Can I change my personal information like address and phone number associated with my Scheduling OnDemand account?</w:t>
      </w:r>
    </w:p>
    <w:p w14:paraId="65A15E05" w14:textId="6EC451DA" w:rsidR="001A1E8F" w:rsidRDefault="001A1E8F" w:rsidP="001A1E8F">
      <w:pPr>
        <w:ind w:left="720"/>
      </w:pPr>
      <w:r>
        <w:rPr>
          <w:b/>
        </w:rPr>
        <w:t>A:</w:t>
      </w:r>
      <w:r>
        <w:t xml:space="preserve"> Yes. In order to change your personal information please click on profile then select account settings from the drop-down list. This will take you to your personal account which also allows you to change specific information like addresses, phone numbers, and email addresses.</w:t>
      </w:r>
    </w:p>
    <w:p w14:paraId="7C850D14" w14:textId="58F8D806" w:rsidR="001A1E8F" w:rsidRPr="001A1E8F" w:rsidRDefault="001A1E8F" w:rsidP="001A1E8F">
      <w:pPr>
        <w:pStyle w:val="ListParagraph"/>
        <w:numPr>
          <w:ilvl w:val="0"/>
          <w:numId w:val="7"/>
        </w:numPr>
      </w:pPr>
      <w:r>
        <w:rPr>
          <w:b/>
        </w:rPr>
        <w:t>Q: I no longer want to have an account can I delete my account?</w:t>
      </w:r>
    </w:p>
    <w:p w14:paraId="6BD11684" w14:textId="0BC6609D" w:rsidR="00DC366A" w:rsidRPr="00DC366A" w:rsidRDefault="001A1E8F" w:rsidP="00DC366A">
      <w:pPr>
        <w:ind w:left="720"/>
        <w:rPr>
          <w:i/>
          <w:u w:val="single"/>
        </w:rPr>
      </w:pPr>
      <w:r>
        <w:rPr>
          <w:b/>
        </w:rPr>
        <w:t xml:space="preserve">A: </w:t>
      </w:r>
      <w:r>
        <w:t xml:space="preserve">Yes. In order to change your personal information please click on profile then select account settings from the drop-down list. This will take you to your personal account which will allow you to delete your Scheduling OnDemand account. </w:t>
      </w:r>
      <w:r w:rsidR="00DC366A" w:rsidRPr="00DC366A">
        <w:rPr>
          <w:i/>
          <w:u w:val="single"/>
        </w:rPr>
        <w:t xml:space="preserve">**WARNING** </w:t>
      </w:r>
      <w:r w:rsidRPr="00DC366A">
        <w:rPr>
          <w:i/>
          <w:u w:val="single"/>
        </w:rPr>
        <w:t>KEEP IN MIND IF YOU DELETE YOUR ACCOUNT YOU WILL HAVE TO CONTACT YOUR ADMIN TO HAVE A</w:t>
      </w:r>
      <w:r w:rsidR="00DC366A" w:rsidRPr="00DC366A">
        <w:rPr>
          <w:i/>
          <w:u w:val="single"/>
        </w:rPr>
        <w:t xml:space="preserve"> NEW ACCOUNT CREATED.</w:t>
      </w:r>
    </w:p>
    <w:p w14:paraId="7DEB03AD" w14:textId="290193F2" w:rsidR="004E173F" w:rsidRPr="004E173F" w:rsidRDefault="004E173F" w:rsidP="00542947">
      <w:pPr>
        <w:pStyle w:val="ListParagraph"/>
        <w:numPr>
          <w:ilvl w:val="0"/>
          <w:numId w:val="7"/>
        </w:numPr>
      </w:pPr>
      <w:r>
        <w:rPr>
          <w:b/>
        </w:rPr>
        <w:t xml:space="preserve">Q: Can Scheduling OnDemand make account modifications for </w:t>
      </w:r>
      <w:r w:rsidR="00466E73">
        <w:rPr>
          <w:b/>
        </w:rPr>
        <w:t>manager</w:t>
      </w:r>
      <w:r>
        <w:rPr>
          <w:b/>
        </w:rPr>
        <w:t xml:space="preserve"> accounts?</w:t>
      </w:r>
    </w:p>
    <w:p w14:paraId="3BF8EFD2" w14:textId="4BB55239" w:rsidR="004E173F" w:rsidRDefault="004E173F" w:rsidP="004E173F">
      <w:pPr>
        <w:ind w:left="720"/>
      </w:pPr>
      <w:r>
        <w:rPr>
          <w:b/>
        </w:rPr>
        <w:t xml:space="preserve">A: </w:t>
      </w:r>
      <w:r>
        <w:t xml:space="preserve">Yes. Scheduling OnDemand can make limited modifications to </w:t>
      </w:r>
      <w:r w:rsidR="00466E73">
        <w:t>manager</w:t>
      </w:r>
      <w:r>
        <w:t xml:space="preserve"> accounts.</w:t>
      </w:r>
    </w:p>
    <w:p w14:paraId="7AE3019C" w14:textId="1E69B4BE" w:rsidR="000B6743" w:rsidRPr="00E43F04" w:rsidRDefault="00E43F04" w:rsidP="00542947">
      <w:pPr>
        <w:pStyle w:val="ListParagraph"/>
        <w:numPr>
          <w:ilvl w:val="0"/>
          <w:numId w:val="7"/>
        </w:numPr>
      </w:pPr>
      <w:r>
        <w:rPr>
          <w:b/>
        </w:rPr>
        <w:t xml:space="preserve">Q: Can </w:t>
      </w:r>
      <w:proofErr w:type="gramStart"/>
      <w:r>
        <w:rPr>
          <w:b/>
        </w:rPr>
        <w:t>an</w:t>
      </w:r>
      <w:proofErr w:type="gramEnd"/>
      <w:r>
        <w:rPr>
          <w:b/>
        </w:rPr>
        <w:t xml:space="preserve"> </w:t>
      </w:r>
      <w:r w:rsidR="00466E73">
        <w:rPr>
          <w:b/>
        </w:rPr>
        <w:t>manager</w:t>
      </w:r>
      <w:r>
        <w:rPr>
          <w:b/>
        </w:rPr>
        <w:t xml:space="preserve"> account be </w:t>
      </w:r>
      <w:r w:rsidR="007E42AB">
        <w:rPr>
          <w:b/>
        </w:rPr>
        <w:t xml:space="preserve">changed to a </w:t>
      </w:r>
      <w:r>
        <w:rPr>
          <w:b/>
        </w:rPr>
        <w:t>user account?</w:t>
      </w:r>
    </w:p>
    <w:p w14:paraId="5A1080D0" w14:textId="046174EC" w:rsidR="00E43F04" w:rsidRDefault="00E43F04" w:rsidP="00E43F04">
      <w:pPr>
        <w:ind w:left="720"/>
      </w:pPr>
      <w:r>
        <w:rPr>
          <w:b/>
        </w:rPr>
        <w:t>A:</w:t>
      </w:r>
      <w:r>
        <w:t xml:space="preserve"> Yes. A</w:t>
      </w:r>
      <w:r w:rsidR="00466E73">
        <w:t xml:space="preserve"> manager </w:t>
      </w:r>
      <w:r>
        <w:t xml:space="preserve">account can be </w:t>
      </w:r>
      <w:r w:rsidR="007E42AB">
        <w:t>changed</w:t>
      </w:r>
      <w:r>
        <w:t xml:space="preserve">, however, will need to be done </w:t>
      </w:r>
      <w:r w:rsidR="007E42AB">
        <w:t>by Scheduling OnDemand in order to prevent unauthorized de-elevating of management accounts.</w:t>
      </w:r>
    </w:p>
    <w:p w14:paraId="362D9C70" w14:textId="24164046" w:rsidR="00F746F2" w:rsidRPr="00F746F2" w:rsidRDefault="00F746F2" w:rsidP="00542947">
      <w:pPr>
        <w:pStyle w:val="ListParagraph"/>
        <w:numPr>
          <w:ilvl w:val="0"/>
          <w:numId w:val="7"/>
        </w:numPr>
      </w:pPr>
      <w:r>
        <w:rPr>
          <w:b/>
        </w:rPr>
        <w:t xml:space="preserve">Q: Can a </w:t>
      </w:r>
      <w:r w:rsidR="00B24072">
        <w:rPr>
          <w:b/>
        </w:rPr>
        <w:t>shift</w:t>
      </w:r>
      <w:r>
        <w:rPr>
          <w:b/>
        </w:rPr>
        <w:t xml:space="preserve"> be deleted once a user has been assigned to it?</w:t>
      </w:r>
    </w:p>
    <w:p w14:paraId="124B2D4D" w14:textId="1DCF9201" w:rsidR="00F746F2" w:rsidRPr="00F746F2" w:rsidRDefault="00F746F2" w:rsidP="00F746F2">
      <w:pPr>
        <w:ind w:left="720"/>
      </w:pPr>
      <w:r>
        <w:rPr>
          <w:b/>
        </w:rPr>
        <w:t xml:space="preserve">A: </w:t>
      </w:r>
      <w:r>
        <w:t xml:space="preserve">Yes. </w:t>
      </w:r>
      <w:r w:rsidR="00B24072">
        <w:t>A shift with a user assigned to it is deleted in the same way that a shift with no user assigned to it is deleted. To delete a shift from the admin dashboard you would click on manage schedules. Once on the manage schedule page you will check the box next to the schedule you want to delete then click on delete shift.</w:t>
      </w:r>
    </w:p>
    <w:p w14:paraId="505E43FE" w14:textId="5A61AC42" w:rsidR="00F746F2" w:rsidRPr="00F746F2" w:rsidRDefault="007E42AB" w:rsidP="00542947">
      <w:pPr>
        <w:pStyle w:val="ListParagraph"/>
        <w:numPr>
          <w:ilvl w:val="0"/>
          <w:numId w:val="7"/>
        </w:numPr>
      </w:pPr>
      <w:r>
        <w:rPr>
          <w:b/>
        </w:rPr>
        <w:t>Q:</w:t>
      </w:r>
      <w:r w:rsidR="00F746F2">
        <w:rPr>
          <w:b/>
        </w:rPr>
        <w:t xml:space="preserve"> Can a</w:t>
      </w:r>
      <w:r w:rsidR="00466E73">
        <w:rPr>
          <w:b/>
        </w:rPr>
        <w:t xml:space="preserve"> manager </w:t>
      </w:r>
      <w:r w:rsidR="00F746F2">
        <w:rPr>
          <w:b/>
        </w:rPr>
        <w:t>create a user account?</w:t>
      </w:r>
    </w:p>
    <w:p w14:paraId="17CF7C75" w14:textId="66DD3456" w:rsidR="00F746F2" w:rsidRPr="00F746F2" w:rsidRDefault="00F746F2" w:rsidP="00F746F2">
      <w:pPr>
        <w:ind w:left="720"/>
      </w:pPr>
      <w:r w:rsidRPr="00F746F2">
        <w:rPr>
          <w:b/>
        </w:rPr>
        <w:t>A:</w:t>
      </w:r>
      <w:r>
        <w:t xml:space="preserve"> Yes. From the </w:t>
      </w:r>
      <w:r w:rsidR="00466E73">
        <w:t xml:space="preserve">Manager Dashboard </w:t>
      </w:r>
      <w:r>
        <w:t>you will click on “Manage Users” then click on “Create User” from within the Manage User Dashboard.</w:t>
      </w:r>
    </w:p>
    <w:p w14:paraId="5967A2A1" w14:textId="6489AD40" w:rsidR="00B24072" w:rsidRPr="00B24072" w:rsidRDefault="00B24072" w:rsidP="00542947">
      <w:pPr>
        <w:pStyle w:val="ListParagraph"/>
        <w:numPr>
          <w:ilvl w:val="0"/>
          <w:numId w:val="7"/>
        </w:numPr>
      </w:pPr>
      <w:r>
        <w:rPr>
          <w:b/>
        </w:rPr>
        <w:t>Q: Can a</w:t>
      </w:r>
      <w:r w:rsidR="00466E73">
        <w:rPr>
          <w:b/>
        </w:rPr>
        <w:t xml:space="preserve"> manager </w:t>
      </w:r>
      <w:r>
        <w:rPr>
          <w:b/>
        </w:rPr>
        <w:t>account elevate a user account to an admin account?</w:t>
      </w:r>
    </w:p>
    <w:p w14:paraId="4D2A0009" w14:textId="71EDB58D" w:rsidR="00F746F2" w:rsidRDefault="00B24072" w:rsidP="000219E0">
      <w:pPr>
        <w:ind w:left="720"/>
      </w:pPr>
      <w:r>
        <w:rPr>
          <w:b/>
        </w:rPr>
        <w:t xml:space="preserve">A: </w:t>
      </w:r>
      <w:r>
        <w:t>Yes. In order to elevate a user account to a</w:t>
      </w:r>
      <w:r w:rsidR="00466E73">
        <w:t xml:space="preserve"> manager </w:t>
      </w:r>
      <w:r>
        <w:t xml:space="preserve">account </w:t>
      </w:r>
      <w:r w:rsidR="000219E0">
        <w:t>you must first login as a</w:t>
      </w:r>
      <w:r w:rsidR="00466E73">
        <w:t xml:space="preserve"> manager</w:t>
      </w:r>
      <w:r w:rsidR="000219E0">
        <w:t xml:space="preserve">. Once logged in as </w:t>
      </w:r>
      <w:r w:rsidR="00466E73">
        <w:t xml:space="preserve">a manager </w:t>
      </w:r>
      <w:r w:rsidR="000219E0">
        <w:t>click on manage users then locate the user that is going to be elevated to</w:t>
      </w:r>
      <w:r w:rsidR="00466E73">
        <w:t xml:space="preserve"> a manager</w:t>
      </w:r>
      <w:r w:rsidR="000219E0">
        <w:t xml:space="preserve">. Check the box associated with the that user </w:t>
      </w:r>
      <w:r w:rsidR="000219E0">
        <w:lastRenderedPageBreak/>
        <w:t xml:space="preserve">and click modify user. Once the modify user page comes up toggle the </w:t>
      </w:r>
      <w:r w:rsidR="00466E73">
        <w:t>R</w:t>
      </w:r>
      <w:r w:rsidR="000219E0">
        <w:t xml:space="preserve">ole from </w:t>
      </w:r>
      <w:r w:rsidR="00466E73">
        <w:t xml:space="preserve">Employee </w:t>
      </w:r>
      <w:r w:rsidR="000219E0">
        <w:t xml:space="preserve">to </w:t>
      </w:r>
      <w:r w:rsidR="00466E73">
        <w:t xml:space="preserve">Manager </w:t>
      </w:r>
      <w:r w:rsidR="000219E0">
        <w:t xml:space="preserve">and click </w:t>
      </w:r>
      <w:r w:rsidR="00466E73">
        <w:t>C</w:t>
      </w:r>
      <w:r w:rsidR="000219E0">
        <w:t>onfirm/</w:t>
      </w:r>
      <w:r w:rsidR="00466E73">
        <w:t>S</w:t>
      </w:r>
      <w:r w:rsidR="000219E0">
        <w:t>ubmit.</w:t>
      </w:r>
    </w:p>
    <w:p w14:paraId="65831C14" w14:textId="1454D7DC" w:rsidR="0086319D" w:rsidRDefault="0086319D" w:rsidP="00F746F2">
      <w:pPr>
        <w:ind w:left="3600"/>
      </w:pPr>
      <w:r>
        <w:br w:type="page"/>
      </w:r>
    </w:p>
    <w:p w14:paraId="5CA40A29" w14:textId="77777777" w:rsidR="00BA09DF" w:rsidRPr="00BA09DF" w:rsidRDefault="00BA09DF" w:rsidP="00BA09DF">
      <w:bookmarkStart w:id="42" w:name="_GoBack"/>
      <w:bookmarkEnd w:id="42"/>
    </w:p>
    <w:sectPr w:rsidR="00BA09DF" w:rsidRPr="00BA09DF" w:rsidSect="007F45A3">
      <w:headerReference w:type="default" r:id="rId48"/>
      <w:footerReference w:type="even" r:id="rId49"/>
      <w:footerReference w:type="default" r:id="rId50"/>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3351D" w14:textId="77777777" w:rsidR="008116FF" w:rsidRDefault="008116FF">
      <w:pPr>
        <w:spacing w:after="0" w:line="240" w:lineRule="auto"/>
      </w:pPr>
      <w:r>
        <w:separator/>
      </w:r>
    </w:p>
  </w:endnote>
  <w:endnote w:type="continuationSeparator" w:id="0">
    <w:p w14:paraId="4DF09D2C" w14:textId="77777777" w:rsidR="008116FF" w:rsidRDefault="00811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7AE9F" w14:textId="77777777" w:rsidR="00AB54C1" w:rsidRDefault="00AB54C1">
    <w:pPr>
      <w:jc w:val="right"/>
    </w:pPr>
  </w:p>
  <w:p w14:paraId="4D930219" w14:textId="77777777" w:rsidR="00AB54C1" w:rsidRDefault="00AB54C1"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1BC447FC" w14:textId="77777777" w:rsidR="00AB54C1" w:rsidRDefault="00AB54C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id w:val="-405526225"/>
      <w:docPartObj>
        <w:docPartGallery w:val="Page Numbers (Bottom of Page)"/>
        <w:docPartUnique/>
      </w:docPartObj>
    </w:sdtPr>
    <w:sdtEndPr>
      <w:rPr>
        <w:noProof/>
      </w:rPr>
    </w:sdtEndPr>
    <w:sdtContent>
      <w:p w14:paraId="2A1D8023" w14:textId="77777777" w:rsidR="00AB54C1" w:rsidRPr="005D120C" w:rsidRDefault="00AB54C1">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Pr>
            <w:noProof/>
            <w:color w:val="3F1D5A" w:themeColor="accent1"/>
          </w:rPr>
          <w:t>1</w:t>
        </w:r>
        <w:r w:rsidRPr="005D120C">
          <w:rPr>
            <w:noProof/>
            <w:color w:val="3F1D5A" w:themeColor="accent1"/>
          </w:rPr>
          <w:fldChar w:fldCharType="end"/>
        </w:r>
      </w:p>
    </w:sdtContent>
  </w:sdt>
  <w:p w14:paraId="48C97C9B" w14:textId="77777777" w:rsidR="00AB54C1" w:rsidRDefault="00AB54C1"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9263C" w14:textId="77777777" w:rsidR="008116FF" w:rsidRDefault="008116FF">
      <w:pPr>
        <w:spacing w:after="0" w:line="240" w:lineRule="auto"/>
      </w:pPr>
      <w:r>
        <w:separator/>
      </w:r>
    </w:p>
  </w:footnote>
  <w:footnote w:type="continuationSeparator" w:id="0">
    <w:p w14:paraId="178F2DE0" w14:textId="77777777" w:rsidR="008116FF" w:rsidRDefault="00811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994D8" w14:textId="77777777" w:rsidR="00AB54C1" w:rsidRPr="0076176D" w:rsidRDefault="00AB54C1" w:rsidP="0076176D">
    <w:pPr>
      <w:spacing w:after="0"/>
      <w:rPr>
        <w:color w:val="E4E9EF" w:themeColor="background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062"/>
    <w:multiLevelType w:val="hybridMultilevel"/>
    <w:tmpl w:val="B274A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4253F"/>
    <w:multiLevelType w:val="hybridMultilevel"/>
    <w:tmpl w:val="9E640A42"/>
    <w:lvl w:ilvl="0" w:tplc="B5BEE56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D04CC"/>
    <w:multiLevelType w:val="hybridMultilevel"/>
    <w:tmpl w:val="64B6238A"/>
    <w:lvl w:ilvl="0" w:tplc="CA3C12C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65557"/>
    <w:multiLevelType w:val="hybridMultilevel"/>
    <w:tmpl w:val="4EB6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05F0A"/>
    <w:multiLevelType w:val="hybridMultilevel"/>
    <w:tmpl w:val="24A09B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27555"/>
    <w:multiLevelType w:val="hybridMultilevel"/>
    <w:tmpl w:val="306277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658EA"/>
    <w:multiLevelType w:val="hybridMultilevel"/>
    <w:tmpl w:val="93DC0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D772C0"/>
    <w:multiLevelType w:val="hybridMultilevel"/>
    <w:tmpl w:val="10FACC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EF87602"/>
    <w:multiLevelType w:val="hybridMultilevel"/>
    <w:tmpl w:val="0E588F50"/>
    <w:lvl w:ilvl="0" w:tplc="0F7E92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C4BAB"/>
    <w:multiLevelType w:val="hybridMultilevel"/>
    <w:tmpl w:val="407C5A80"/>
    <w:lvl w:ilvl="0" w:tplc="0F7E92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3E1D8C"/>
    <w:multiLevelType w:val="hybridMultilevel"/>
    <w:tmpl w:val="6E867F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5C3025B"/>
    <w:multiLevelType w:val="hybridMultilevel"/>
    <w:tmpl w:val="ACCC8DAA"/>
    <w:lvl w:ilvl="0" w:tplc="C4F47B0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FC1285"/>
    <w:multiLevelType w:val="hybridMultilevel"/>
    <w:tmpl w:val="83D26EB6"/>
    <w:lvl w:ilvl="0" w:tplc="C4F47B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653810"/>
    <w:multiLevelType w:val="hybridMultilevel"/>
    <w:tmpl w:val="F740D2BE"/>
    <w:lvl w:ilvl="0" w:tplc="B5BEE56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70146"/>
    <w:multiLevelType w:val="hybridMultilevel"/>
    <w:tmpl w:val="0A3277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534BCB"/>
    <w:multiLevelType w:val="hybridMultilevel"/>
    <w:tmpl w:val="3F46EBBA"/>
    <w:lvl w:ilvl="0" w:tplc="B5BEE56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1671DA"/>
    <w:multiLevelType w:val="hybridMultilevel"/>
    <w:tmpl w:val="EBB4FA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FD75DB"/>
    <w:multiLevelType w:val="hybridMultilevel"/>
    <w:tmpl w:val="2468F0A8"/>
    <w:lvl w:ilvl="0" w:tplc="0F7E92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072E98"/>
    <w:multiLevelType w:val="hybridMultilevel"/>
    <w:tmpl w:val="696CE16C"/>
    <w:lvl w:ilvl="0" w:tplc="0F7E92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74733B"/>
    <w:multiLevelType w:val="hybridMultilevel"/>
    <w:tmpl w:val="BCE4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9379B"/>
    <w:multiLevelType w:val="hybridMultilevel"/>
    <w:tmpl w:val="FFAE7C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5F4F2E"/>
    <w:multiLevelType w:val="hybridMultilevel"/>
    <w:tmpl w:val="C26C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C61C8C"/>
    <w:multiLevelType w:val="hybridMultilevel"/>
    <w:tmpl w:val="F740D2BE"/>
    <w:lvl w:ilvl="0" w:tplc="B5BEE56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729B6"/>
    <w:multiLevelType w:val="hybridMultilevel"/>
    <w:tmpl w:val="64B6238A"/>
    <w:lvl w:ilvl="0" w:tplc="CA3C12C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0A39C7"/>
    <w:multiLevelType w:val="hybridMultilevel"/>
    <w:tmpl w:val="7886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16638"/>
    <w:multiLevelType w:val="hybridMultilevel"/>
    <w:tmpl w:val="ACCC8DAA"/>
    <w:lvl w:ilvl="0" w:tplc="C4F47B0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EC7EA6"/>
    <w:multiLevelType w:val="hybridMultilevel"/>
    <w:tmpl w:val="1336815E"/>
    <w:lvl w:ilvl="0" w:tplc="CA3C12C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EE1F71"/>
    <w:multiLevelType w:val="hybridMultilevel"/>
    <w:tmpl w:val="85EE7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B2106F"/>
    <w:multiLevelType w:val="hybridMultilevel"/>
    <w:tmpl w:val="066215F8"/>
    <w:lvl w:ilvl="0" w:tplc="3C5011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F209A"/>
    <w:multiLevelType w:val="hybridMultilevel"/>
    <w:tmpl w:val="D8AA9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3A5361"/>
    <w:multiLevelType w:val="hybridMultilevel"/>
    <w:tmpl w:val="C26C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90C03"/>
    <w:multiLevelType w:val="hybridMultilevel"/>
    <w:tmpl w:val="229C2CB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054D8"/>
    <w:multiLevelType w:val="hybridMultilevel"/>
    <w:tmpl w:val="3100476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3" w15:restartNumberingAfterBreak="0">
    <w:nsid w:val="6D4668CF"/>
    <w:multiLevelType w:val="hybridMultilevel"/>
    <w:tmpl w:val="22F6C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186841"/>
    <w:multiLevelType w:val="hybridMultilevel"/>
    <w:tmpl w:val="2468F0A8"/>
    <w:lvl w:ilvl="0" w:tplc="0F7E92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E643AB"/>
    <w:multiLevelType w:val="hybridMultilevel"/>
    <w:tmpl w:val="696CE16C"/>
    <w:lvl w:ilvl="0" w:tplc="0F7E92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6F2F49"/>
    <w:multiLevelType w:val="hybridMultilevel"/>
    <w:tmpl w:val="5CEAD788"/>
    <w:lvl w:ilvl="0" w:tplc="C4F47B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B40D0A"/>
    <w:multiLevelType w:val="hybridMultilevel"/>
    <w:tmpl w:val="7E40D72E"/>
    <w:lvl w:ilvl="0" w:tplc="B5BEE56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FA38BB"/>
    <w:multiLevelType w:val="hybridMultilevel"/>
    <w:tmpl w:val="5B16B634"/>
    <w:lvl w:ilvl="0" w:tplc="B5BEE56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AD6AFF"/>
    <w:multiLevelType w:val="hybridMultilevel"/>
    <w:tmpl w:val="D4C29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D92B4A"/>
    <w:multiLevelType w:val="hybridMultilevel"/>
    <w:tmpl w:val="85687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7D367D"/>
    <w:multiLevelType w:val="hybridMultilevel"/>
    <w:tmpl w:val="5B16B634"/>
    <w:lvl w:ilvl="0" w:tplc="B5BEE56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
  </w:num>
  <w:num w:numId="3">
    <w:abstractNumId w:val="16"/>
  </w:num>
  <w:num w:numId="4">
    <w:abstractNumId w:val="10"/>
  </w:num>
  <w:num w:numId="5">
    <w:abstractNumId w:val="4"/>
  </w:num>
  <w:num w:numId="6">
    <w:abstractNumId w:val="0"/>
  </w:num>
  <w:num w:numId="7">
    <w:abstractNumId w:val="1"/>
  </w:num>
  <w:num w:numId="8">
    <w:abstractNumId w:val="37"/>
  </w:num>
  <w:num w:numId="9">
    <w:abstractNumId w:val="32"/>
  </w:num>
  <w:num w:numId="10">
    <w:abstractNumId w:val="20"/>
  </w:num>
  <w:num w:numId="11">
    <w:abstractNumId w:val="29"/>
  </w:num>
  <w:num w:numId="12">
    <w:abstractNumId w:val="6"/>
  </w:num>
  <w:num w:numId="13">
    <w:abstractNumId w:val="7"/>
  </w:num>
  <w:num w:numId="14">
    <w:abstractNumId w:val="38"/>
  </w:num>
  <w:num w:numId="15">
    <w:abstractNumId w:val="15"/>
  </w:num>
  <w:num w:numId="16">
    <w:abstractNumId w:val="28"/>
  </w:num>
  <w:num w:numId="17">
    <w:abstractNumId w:val="23"/>
  </w:num>
  <w:num w:numId="18">
    <w:abstractNumId w:val="17"/>
  </w:num>
  <w:num w:numId="19">
    <w:abstractNumId w:val="8"/>
  </w:num>
  <w:num w:numId="20">
    <w:abstractNumId w:val="9"/>
  </w:num>
  <w:num w:numId="21">
    <w:abstractNumId w:val="34"/>
  </w:num>
  <w:num w:numId="22">
    <w:abstractNumId w:val="35"/>
  </w:num>
  <w:num w:numId="23">
    <w:abstractNumId w:val="18"/>
  </w:num>
  <w:num w:numId="24">
    <w:abstractNumId w:val="41"/>
  </w:num>
  <w:num w:numId="25">
    <w:abstractNumId w:val="13"/>
  </w:num>
  <w:num w:numId="26">
    <w:abstractNumId w:val="2"/>
  </w:num>
  <w:num w:numId="27">
    <w:abstractNumId w:val="26"/>
  </w:num>
  <w:num w:numId="28">
    <w:abstractNumId w:val="36"/>
  </w:num>
  <w:num w:numId="29">
    <w:abstractNumId w:val="11"/>
  </w:num>
  <w:num w:numId="30">
    <w:abstractNumId w:val="12"/>
  </w:num>
  <w:num w:numId="31">
    <w:abstractNumId w:val="25"/>
  </w:num>
  <w:num w:numId="32">
    <w:abstractNumId w:val="19"/>
  </w:num>
  <w:num w:numId="33">
    <w:abstractNumId w:val="33"/>
  </w:num>
  <w:num w:numId="34">
    <w:abstractNumId w:val="39"/>
  </w:num>
  <w:num w:numId="35">
    <w:abstractNumId w:val="40"/>
  </w:num>
  <w:num w:numId="36">
    <w:abstractNumId w:val="31"/>
  </w:num>
  <w:num w:numId="37">
    <w:abstractNumId w:val="5"/>
  </w:num>
  <w:num w:numId="38">
    <w:abstractNumId w:val="14"/>
  </w:num>
  <w:num w:numId="39">
    <w:abstractNumId w:val="22"/>
  </w:num>
  <w:num w:numId="40">
    <w:abstractNumId w:val="27"/>
  </w:num>
  <w:num w:numId="41">
    <w:abstractNumId w:val="21"/>
  </w:num>
  <w:num w:numId="4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Martinez">
    <w15:presenceInfo w15:providerId="Windows Live" w15:userId="3715ce870ee056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38"/>
    <w:rsid w:val="000015DC"/>
    <w:rsid w:val="00002691"/>
    <w:rsid w:val="00002CDF"/>
    <w:rsid w:val="0001490B"/>
    <w:rsid w:val="000219E0"/>
    <w:rsid w:val="0002412F"/>
    <w:rsid w:val="00033D0B"/>
    <w:rsid w:val="00050E2B"/>
    <w:rsid w:val="00053335"/>
    <w:rsid w:val="0006292D"/>
    <w:rsid w:val="00066A45"/>
    <w:rsid w:val="0006761C"/>
    <w:rsid w:val="00086A05"/>
    <w:rsid w:val="0009540D"/>
    <w:rsid w:val="000B6743"/>
    <w:rsid w:val="000C7F7B"/>
    <w:rsid w:val="000D1D76"/>
    <w:rsid w:val="000D2BCA"/>
    <w:rsid w:val="000D46C8"/>
    <w:rsid w:val="000E323F"/>
    <w:rsid w:val="000E4EBA"/>
    <w:rsid w:val="000F08A4"/>
    <w:rsid w:val="000F44D8"/>
    <w:rsid w:val="001153E0"/>
    <w:rsid w:val="001251F3"/>
    <w:rsid w:val="0014122E"/>
    <w:rsid w:val="00157E1F"/>
    <w:rsid w:val="00172D10"/>
    <w:rsid w:val="0018614B"/>
    <w:rsid w:val="001872A7"/>
    <w:rsid w:val="001963EB"/>
    <w:rsid w:val="001A0084"/>
    <w:rsid w:val="001A0FF5"/>
    <w:rsid w:val="001A1E8F"/>
    <w:rsid w:val="001A2155"/>
    <w:rsid w:val="001B01D5"/>
    <w:rsid w:val="001B59F9"/>
    <w:rsid w:val="001B69AF"/>
    <w:rsid w:val="001C62C8"/>
    <w:rsid w:val="001F077B"/>
    <w:rsid w:val="001F7E45"/>
    <w:rsid w:val="00213706"/>
    <w:rsid w:val="002143D7"/>
    <w:rsid w:val="00216CF7"/>
    <w:rsid w:val="00216F96"/>
    <w:rsid w:val="00230903"/>
    <w:rsid w:val="0024511B"/>
    <w:rsid w:val="00260E5B"/>
    <w:rsid w:val="0026226F"/>
    <w:rsid w:val="00280EF0"/>
    <w:rsid w:val="00293DB1"/>
    <w:rsid w:val="00295CF4"/>
    <w:rsid w:val="002969C9"/>
    <w:rsid w:val="0029700C"/>
    <w:rsid w:val="00297CF5"/>
    <w:rsid w:val="002A278B"/>
    <w:rsid w:val="002A2E02"/>
    <w:rsid w:val="002B1C57"/>
    <w:rsid w:val="002E5199"/>
    <w:rsid w:val="002F0056"/>
    <w:rsid w:val="00302A9C"/>
    <w:rsid w:val="00304EE0"/>
    <w:rsid w:val="00306146"/>
    <w:rsid w:val="00322DF4"/>
    <w:rsid w:val="00331C7C"/>
    <w:rsid w:val="00334366"/>
    <w:rsid w:val="00340430"/>
    <w:rsid w:val="0037196F"/>
    <w:rsid w:val="00374C02"/>
    <w:rsid w:val="003906C9"/>
    <w:rsid w:val="003920AC"/>
    <w:rsid w:val="003925DB"/>
    <w:rsid w:val="00394AEE"/>
    <w:rsid w:val="003C0114"/>
    <w:rsid w:val="003C7747"/>
    <w:rsid w:val="003D0247"/>
    <w:rsid w:val="003D1BDD"/>
    <w:rsid w:val="003D6444"/>
    <w:rsid w:val="003D7823"/>
    <w:rsid w:val="003E2624"/>
    <w:rsid w:val="003F526E"/>
    <w:rsid w:val="003F7A66"/>
    <w:rsid w:val="00401AFE"/>
    <w:rsid w:val="004038C3"/>
    <w:rsid w:val="00413D28"/>
    <w:rsid w:val="004173F5"/>
    <w:rsid w:val="004179B8"/>
    <w:rsid w:val="004248A8"/>
    <w:rsid w:val="00424A3D"/>
    <w:rsid w:val="00426F60"/>
    <w:rsid w:val="0045694B"/>
    <w:rsid w:val="0046533F"/>
    <w:rsid w:val="00466E73"/>
    <w:rsid w:val="00473801"/>
    <w:rsid w:val="00493C04"/>
    <w:rsid w:val="0049685E"/>
    <w:rsid w:val="004A68C4"/>
    <w:rsid w:val="004B30D8"/>
    <w:rsid w:val="004D1421"/>
    <w:rsid w:val="004E173F"/>
    <w:rsid w:val="004F53E9"/>
    <w:rsid w:val="004F5F6C"/>
    <w:rsid w:val="005278A8"/>
    <w:rsid w:val="005337E0"/>
    <w:rsid w:val="0054018D"/>
    <w:rsid w:val="00542947"/>
    <w:rsid w:val="005466E0"/>
    <w:rsid w:val="005510E6"/>
    <w:rsid w:val="00574D9A"/>
    <w:rsid w:val="00580095"/>
    <w:rsid w:val="005A10E9"/>
    <w:rsid w:val="005C7DB1"/>
    <w:rsid w:val="005D120C"/>
    <w:rsid w:val="005D44A3"/>
    <w:rsid w:val="005F4A78"/>
    <w:rsid w:val="00632D36"/>
    <w:rsid w:val="0064085D"/>
    <w:rsid w:val="006463E2"/>
    <w:rsid w:val="00650F0C"/>
    <w:rsid w:val="00651250"/>
    <w:rsid w:val="006758CE"/>
    <w:rsid w:val="006804AC"/>
    <w:rsid w:val="006931FE"/>
    <w:rsid w:val="006A3271"/>
    <w:rsid w:val="006B467A"/>
    <w:rsid w:val="006B7C38"/>
    <w:rsid w:val="006E1290"/>
    <w:rsid w:val="006E5B97"/>
    <w:rsid w:val="006E663E"/>
    <w:rsid w:val="006E6CC0"/>
    <w:rsid w:val="006F28BD"/>
    <w:rsid w:val="007037CF"/>
    <w:rsid w:val="00710BC0"/>
    <w:rsid w:val="007262F4"/>
    <w:rsid w:val="00730C3C"/>
    <w:rsid w:val="0073214C"/>
    <w:rsid w:val="00732598"/>
    <w:rsid w:val="00735924"/>
    <w:rsid w:val="007372E9"/>
    <w:rsid w:val="00745EF9"/>
    <w:rsid w:val="00750036"/>
    <w:rsid w:val="0076176D"/>
    <w:rsid w:val="00772885"/>
    <w:rsid w:val="007742F3"/>
    <w:rsid w:val="00775BCB"/>
    <w:rsid w:val="0078091E"/>
    <w:rsid w:val="00780DD5"/>
    <w:rsid w:val="00784918"/>
    <w:rsid w:val="007925AE"/>
    <w:rsid w:val="00796B4A"/>
    <w:rsid w:val="007A6C40"/>
    <w:rsid w:val="007A6C8E"/>
    <w:rsid w:val="007B031A"/>
    <w:rsid w:val="007C2A9D"/>
    <w:rsid w:val="007E242F"/>
    <w:rsid w:val="007E42AB"/>
    <w:rsid w:val="007F45A3"/>
    <w:rsid w:val="008116FF"/>
    <w:rsid w:val="00816EC0"/>
    <w:rsid w:val="00830F42"/>
    <w:rsid w:val="00831579"/>
    <w:rsid w:val="00833CF7"/>
    <w:rsid w:val="008509C0"/>
    <w:rsid w:val="0086319D"/>
    <w:rsid w:val="00870F57"/>
    <w:rsid w:val="00880B08"/>
    <w:rsid w:val="0089606C"/>
    <w:rsid w:val="00897FB9"/>
    <w:rsid w:val="008A20CE"/>
    <w:rsid w:val="008A25CD"/>
    <w:rsid w:val="008A70F8"/>
    <w:rsid w:val="008B4157"/>
    <w:rsid w:val="008D2B40"/>
    <w:rsid w:val="008D401A"/>
    <w:rsid w:val="008D7103"/>
    <w:rsid w:val="008D7AAD"/>
    <w:rsid w:val="008F3C51"/>
    <w:rsid w:val="00901939"/>
    <w:rsid w:val="0090508E"/>
    <w:rsid w:val="00911F29"/>
    <w:rsid w:val="009127E9"/>
    <w:rsid w:val="00912B8D"/>
    <w:rsid w:val="00916002"/>
    <w:rsid w:val="00922B3D"/>
    <w:rsid w:val="00930F4D"/>
    <w:rsid w:val="0096164A"/>
    <w:rsid w:val="00966648"/>
    <w:rsid w:val="00972048"/>
    <w:rsid w:val="0097514C"/>
    <w:rsid w:val="009823B0"/>
    <w:rsid w:val="00992733"/>
    <w:rsid w:val="0099316D"/>
    <w:rsid w:val="009932FA"/>
    <w:rsid w:val="009C10E8"/>
    <w:rsid w:val="009C45C3"/>
    <w:rsid w:val="009D0606"/>
    <w:rsid w:val="009D16CD"/>
    <w:rsid w:val="009D185A"/>
    <w:rsid w:val="009D585E"/>
    <w:rsid w:val="009E1A67"/>
    <w:rsid w:val="009F080B"/>
    <w:rsid w:val="009F5A95"/>
    <w:rsid w:val="00A02389"/>
    <w:rsid w:val="00A07DF7"/>
    <w:rsid w:val="00A114D1"/>
    <w:rsid w:val="00A272E4"/>
    <w:rsid w:val="00A30E13"/>
    <w:rsid w:val="00A43AEC"/>
    <w:rsid w:val="00A63801"/>
    <w:rsid w:val="00A64F6F"/>
    <w:rsid w:val="00A717AB"/>
    <w:rsid w:val="00A75D27"/>
    <w:rsid w:val="00A904E3"/>
    <w:rsid w:val="00AB54C1"/>
    <w:rsid w:val="00AC288D"/>
    <w:rsid w:val="00AC2CC8"/>
    <w:rsid w:val="00AC5265"/>
    <w:rsid w:val="00AC7CBB"/>
    <w:rsid w:val="00AE2E59"/>
    <w:rsid w:val="00AE43A3"/>
    <w:rsid w:val="00AE568B"/>
    <w:rsid w:val="00B02C71"/>
    <w:rsid w:val="00B04B94"/>
    <w:rsid w:val="00B06E18"/>
    <w:rsid w:val="00B24072"/>
    <w:rsid w:val="00B27718"/>
    <w:rsid w:val="00B27A38"/>
    <w:rsid w:val="00B40230"/>
    <w:rsid w:val="00B45052"/>
    <w:rsid w:val="00B4627E"/>
    <w:rsid w:val="00B51601"/>
    <w:rsid w:val="00B51DB7"/>
    <w:rsid w:val="00B55692"/>
    <w:rsid w:val="00B60BE6"/>
    <w:rsid w:val="00B612BF"/>
    <w:rsid w:val="00B76B9C"/>
    <w:rsid w:val="00B903A7"/>
    <w:rsid w:val="00B95CF6"/>
    <w:rsid w:val="00BA09DF"/>
    <w:rsid w:val="00BA3ED9"/>
    <w:rsid w:val="00BB038B"/>
    <w:rsid w:val="00BC5BA8"/>
    <w:rsid w:val="00BD0712"/>
    <w:rsid w:val="00BE0244"/>
    <w:rsid w:val="00BE0BCC"/>
    <w:rsid w:val="00C04EAC"/>
    <w:rsid w:val="00C13CCB"/>
    <w:rsid w:val="00C40C71"/>
    <w:rsid w:val="00C541F2"/>
    <w:rsid w:val="00C57895"/>
    <w:rsid w:val="00C6761F"/>
    <w:rsid w:val="00C70AFE"/>
    <w:rsid w:val="00C735D8"/>
    <w:rsid w:val="00C930A5"/>
    <w:rsid w:val="00CA15DA"/>
    <w:rsid w:val="00CC2D05"/>
    <w:rsid w:val="00CC6566"/>
    <w:rsid w:val="00CD6346"/>
    <w:rsid w:val="00CD6AD0"/>
    <w:rsid w:val="00CF01D4"/>
    <w:rsid w:val="00CF2E41"/>
    <w:rsid w:val="00CF6EBF"/>
    <w:rsid w:val="00D15307"/>
    <w:rsid w:val="00D16142"/>
    <w:rsid w:val="00D17DCC"/>
    <w:rsid w:val="00D27F6F"/>
    <w:rsid w:val="00D435A8"/>
    <w:rsid w:val="00D45FAA"/>
    <w:rsid w:val="00D5741D"/>
    <w:rsid w:val="00D67CB7"/>
    <w:rsid w:val="00D73DEC"/>
    <w:rsid w:val="00D8145D"/>
    <w:rsid w:val="00D8283A"/>
    <w:rsid w:val="00D85BDB"/>
    <w:rsid w:val="00D9302C"/>
    <w:rsid w:val="00DA08E8"/>
    <w:rsid w:val="00DA37F3"/>
    <w:rsid w:val="00DA4743"/>
    <w:rsid w:val="00DA4E60"/>
    <w:rsid w:val="00DA5712"/>
    <w:rsid w:val="00DB6408"/>
    <w:rsid w:val="00DB77A1"/>
    <w:rsid w:val="00DC05B4"/>
    <w:rsid w:val="00DC0827"/>
    <w:rsid w:val="00DC366A"/>
    <w:rsid w:val="00DD59C4"/>
    <w:rsid w:val="00DE1569"/>
    <w:rsid w:val="00DF1E71"/>
    <w:rsid w:val="00E0573A"/>
    <w:rsid w:val="00E1277A"/>
    <w:rsid w:val="00E4202B"/>
    <w:rsid w:val="00E43F04"/>
    <w:rsid w:val="00E56EF4"/>
    <w:rsid w:val="00E61E20"/>
    <w:rsid w:val="00E7159D"/>
    <w:rsid w:val="00E80F2A"/>
    <w:rsid w:val="00E86F56"/>
    <w:rsid w:val="00E94000"/>
    <w:rsid w:val="00E94A67"/>
    <w:rsid w:val="00E964DD"/>
    <w:rsid w:val="00EA3B49"/>
    <w:rsid w:val="00EA70DF"/>
    <w:rsid w:val="00EC0AE0"/>
    <w:rsid w:val="00EE6EAA"/>
    <w:rsid w:val="00F150C1"/>
    <w:rsid w:val="00F310F3"/>
    <w:rsid w:val="00F33F2A"/>
    <w:rsid w:val="00F746F2"/>
    <w:rsid w:val="00F7641A"/>
    <w:rsid w:val="00F9718A"/>
    <w:rsid w:val="00FA550A"/>
    <w:rsid w:val="00FC504B"/>
    <w:rsid w:val="00FD2FA9"/>
    <w:rsid w:val="00FD5557"/>
    <w:rsid w:val="00FE16CE"/>
    <w:rsid w:val="00FE55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E2716"/>
  <w15:docId w15:val="{71122476-6727-4C20-A075-1B942CE23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4DD"/>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32"/>
      <w:szCs w:val="32"/>
    </w:rPr>
  </w:style>
  <w:style w:type="paragraph" w:styleId="Heading2">
    <w:name w:val="heading 2"/>
    <w:basedOn w:val="Normal"/>
    <w:next w:val="Normal"/>
    <w:link w:val="Heading2Char"/>
    <w:uiPriority w:val="9"/>
    <w:unhideWhenUsed/>
    <w:qFormat/>
    <w:rsid w:val="00A717AB"/>
    <w:pPr>
      <w:keepNext/>
      <w:keepLines/>
      <w:spacing w:before="120" w:after="0" w:line="240" w:lineRule="auto"/>
      <w:outlineLvl w:val="1"/>
    </w:pPr>
    <w:rPr>
      <w:rFonts w:asciiTheme="majorHAnsi" w:eastAsiaTheme="majorEastAsia" w:hAnsiTheme="majorHAnsi" w:cstheme="majorBidi"/>
      <w:b/>
      <w:bCs/>
      <w:color w:val="F3642C" w:themeColor="text2"/>
      <w:sz w:val="28"/>
      <w:szCs w:val="26"/>
    </w:rPr>
  </w:style>
  <w:style w:type="paragraph" w:styleId="Heading3">
    <w:name w:val="heading 3"/>
    <w:basedOn w:val="Normal"/>
    <w:next w:val="Normal"/>
    <w:link w:val="Heading3Char"/>
    <w:uiPriority w:val="9"/>
    <w:unhideWhenUsed/>
    <w:qFormat/>
    <w:rsid w:val="008B4157"/>
    <w:pPr>
      <w:keepNext/>
      <w:keepLines/>
      <w:spacing w:before="20" w:after="0" w:line="240" w:lineRule="auto"/>
      <w:outlineLvl w:val="2"/>
    </w:pPr>
    <w:rPr>
      <w:rFonts w:asciiTheme="majorHAnsi" w:eastAsiaTheme="majorEastAsia" w:hAnsiTheme="majorHAnsi" w:cstheme="majorBidi"/>
      <w:b/>
      <w:bCs/>
      <w:i/>
      <w:color w:val="3F1D5A" w:themeColor="accent1"/>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4DD"/>
    <w:rPr>
      <w:rFonts w:asciiTheme="majorHAnsi" w:eastAsiaTheme="majorEastAsia" w:hAnsiTheme="majorHAnsi" w:cstheme="majorBidi"/>
      <w:bCs/>
      <w:color w:val="FFFFFF" w:themeColor="background1"/>
      <w:sz w:val="32"/>
      <w:szCs w:val="32"/>
      <w:shd w:val="clear" w:color="auto" w:fill="3F1D5A" w:themeFill="accent1"/>
    </w:rPr>
  </w:style>
  <w:style w:type="character" w:customStyle="1" w:styleId="Heading2Char">
    <w:name w:val="Heading 2 Char"/>
    <w:basedOn w:val="DefaultParagraphFont"/>
    <w:link w:val="Heading2"/>
    <w:uiPriority w:val="9"/>
    <w:rsid w:val="00A717AB"/>
    <w:rPr>
      <w:rFonts w:asciiTheme="majorHAnsi" w:eastAsiaTheme="majorEastAsia" w:hAnsiTheme="majorHAnsi" w:cstheme="majorBidi"/>
      <w:b/>
      <w:bCs/>
      <w:color w:val="F3642C" w:themeColor="text2"/>
      <w:sz w:val="28"/>
      <w:szCs w:val="26"/>
    </w:rPr>
  </w:style>
  <w:style w:type="character" w:customStyle="1" w:styleId="Heading3Char">
    <w:name w:val="Heading 3 Char"/>
    <w:basedOn w:val="DefaultParagraphFont"/>
    <w:link w:val="Heading3"/>
    <w:uiPriority w:val="9"/>
    <w:rsid w:val="008B4157"/>
    <w:rPr>
      <w:rFonts w:asciiTheme="majorHAnsi" w:eastAsiaTheme="majorEastAsia" w:hAnsiTheme="majorHAnsi" w:cstheme="majorBidi"/>
      <w:b/>
      <w:bCs/>
      <w:i/>
      <w:color w:val="3F1D5A" w:themeColor="accent1"/>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3925DB"/>
    <w:pPr>
      <w:spacing w:after="100"/>
    </w:pPr>
  </w:style>
  <w:style w:type="character" w:styleId="Hyperlink">
    <w:name w:val="Hyperlink"/>
    <w:basedOn w:val="DefaultParagraphFont"/>
    <w:uiPriority w:val="99"/>
    <w:unhideWhenUsed/>
    <w:rsid w:val="003925DB"/>
    <w:rPr>
      <w:color w:val="F3642C" w:themeColor="hyperlink"/>
      <w:u w:val="single"/>
    </w:rPr>
  </w:style>
  <w:style w:type="paragraph" w:styleId="TOC2">
    <w:name w:val="toc 2"/>
    <w:basedOn w:val="Normal"/>
    <w:next w:val="Normal"/>
    <w:autoRedefine/>
    <w:uiPriority w:val="39"/>
    <w:unhideWhenUsed/>
    <w:rsid w:val="00BA09DF"/>
    <w:pPr>
      <w:tabs>
        <w:tab w:val="right" w:leader="dot" w:pos="10070"/>
      </w:tabs>
      <w:spacing w:after="100"/>
      <w:ind w:left="540"/>
    </w:pPr>
  </w:style>
  <w:style w:type="paragraph" w:styleId="TOC3">
    <w:name w:val="toc 3"/>
    <w:basedOn w:val="Normal"/>
    <w:next w:val="Normal"/>
    <w:autoRedefine/>
    <w:uiPriority w:val="39"/>
    <w:unhideWhenUsed/>
    <w:rsid w:val="001153E0"/>
    <w:pPr>
      <w:tabs>
        <w:tab w:val="right" w:leader="dot" w:pos="10070"/>
      </w:tabs>
      <w:spacing w:after="100"/>
      <w:ind w:left="1080"/>
    </w:pPr>
  </w:style>
  <w:style w:type="character" w:styleId="CommentReference">
    <w:name w:val="annotation reference"/>
    <w:basedOn w:val="DefaultParagraphFont"/>
    <w:uiPriority w:val="99"/>
    <w:semiHidden/>
    <w:unhideWhenUsed/>
    <w:rsid w:val="0002412F"/>
    <w:rPr>
      <w:sz w:val="16"/>
      <w:szCs w:val="16"/>
    </w:rPr>
  </w:style>
  <w:style w:type="paragraph" w:styleId="CommentText">
    <w:name w:val="annotation text"/>
    <w:basedOn w:val="Normal"/>
    <w:link w:val="CommentTextChar"/>
    <w:uiPriority w:val="99"/>
    <w:semiHidden/>
    <w:unhideWhenUsed/>
    <w:rsid w:val="0002412F"/>
    <w:pPr>
      <w:spacing w:line="240" w:lineRule="auto"/>
    </w:pPr>
    <w:rPr>
      <w:sz w:val="20"/>
      <w:szCs w:val="20"/>
    </w:rPr>
  </w:style>
  <w:style w:type="character" w:customStyle="1" w:styleId="CommentTextChar">
    <w:name w:val="Comment Text Char"/>
    <w:basedOn w:val="DefaultParagraphFont"/>
    <w:link w:val="CommentText"/>
    <w:uiPriority w:val="99"/>
    <w:semiHidden/>
    <w:rsid w:val="0002412F"/>
    <w:rPr>
      <w:sz w:val="20"/>
      <w:szCs w:val="20"/>
    </w:rPr>
  </w:style>
  <w:style w:type="paragraph" w:styleId="CommentSubject">
    <w:name w:val="annotation subject"/>
    <w:basedOn w:val="CommentText"/>
    <w:next w:val="CommentText"/>
    <w:link w:val="CommentSubjectChar"/>
    <w:uiPriority w:val="99"/>
    <w:semiHidden/>
    <w:unhideWhenUsed/>
    <w:rsid w:val="0002412F"/>
    <w:rPr>
      <w:b/>
      <w:bCs/>
    </w:rPr>
  </w:style>
  <w:style w:type="character" w:customStyle="1" w:styleId="CommentSubjectChar">
    <w:name w:val="Comment Subject Char"/>
    <w:basedOn w:val="CommentTextChar"/>
    <w:link w:val="CommentSubject"/>
    <w:uiPriority w:val="99"/>
    <w:semiHidden/>
    <w:rsid w:val="0002412F"/>
    <w:rPr>
      <w:b/>
      <w:bCs/>
      <w:sz w:val="20"/>
      <w:szCs w:val="20"/>
    </w:rPr>
  </w:style>
  <w:style w:type="paragraph" w:styleId="NormalWeb">
    <w:name w:val="Normal (Web)"/>
    <w:basedOn w:val="Normal"/>
    <w:uiPriority w:val="99"/>
    <w:unhideWhenUsed/>
    <w:rsid w:val="0002412F"/>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ibliography">
    <w:name w:val="Bibliography"/>
    <w:basedOn w:val="Normal"/>
    <w:next w:val="Normal"/>
    <w:uiPriority w:val="37"/>
    <w:unhideWhenUsed/>
    <w:rsid w:val="001251F3"/>
  </w:style>
  <w:style w:type="character" w:styleId="UnresolvedMention">
    <w:name w:val="Unresolved Mention"/>
    <w:basedOn w:val="DefaultParagraphFont"/>
    <w:uiPriority w:val="99"/>
    <w:semiHidden/>
    <w:unhideWhenUsed/>
    <w:rsid w:val="003E2624"/>
    <w:rPr>
      <w:color w:val="808080"/>
      <w:shd w:val="clear" w:color="auto" w:fill="E6E6E6"/>
    </w:rPr>
  </w:style>
  <w:style w:type="character" w:styleId="FollowedHyperlink">
    <w:name w:val="FollowedHyperlink"/>
    <w:basedOn w:val="DefaultParagraphFont"/>
    <w:uiPriority w:val="99"/>
    <w:semiHidden/>
    <w:unhideWhenUsed/>
    <w:rsid w:val="006B467A"/>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87363">
      <w:bodyDiv w:val="1"/>
      <w:marLeft w:val="0"/>
      <w:marRight w:val="0"/>
      <w:marTop w:val="0"/>
      <w:marBottom w:val="0"/>
      <w:divBdr>
        <w:top w:val="none" w:sz="0" w:space="0" w:color="auto"/>
        <w:left w:val="none" w:sz="0" w:space="0" w:color="auto"/>
        <w:bottom w:val="none" w:sz="0" w:space="0" w:color="auto"/>
        <w:right w:val="none" w:sz="0" w:space="0" w:color="auto"/>
      </w:divBdr>
    </w:div>
    <w:div w:id="322780190">
      <w:bodyDiv w:val="1"/>
      <w:marLeft w:val="0"/>
      <w:marRight w:val="0"/>
      <w:marTop w:val="0"/>
      <w:marBottom w:val="0"/>
      <w:divBdr>
        <w:top w:val="none" w:sz="0" w:space="0" w:color="auto"/>
        <w:left w:val="none" w:sz="0" w:space="0" w:color="auto"/>
        <w:bottom w:val="none" w:sz="0" w:space="0" w:color="auto"/>
        <w:right w:val="none" w:sz="0" w:space="0" w:color="auto"/>
      </w:divBdr>
    </w:div>
    <w:div w:id="591469149">
      <w:bodyDiv w:val="1"/>
      <w:marLeft w:val="0"/>
      <w:marRight w:val="0"/>
      <w:marTop w:val="0"/>
      <w:marBottom w:val="0"/>
      <w:divBdr>
        <w:top w:val="none" w:sz="0" w:space="0" w:color="auto"/>
        <w:left w:val="none" w:sz="0" w:space="0" w:color="auto"/>
        <w:bottom w:val="none" w:sz="0" w:space="0" w:color="auto"/>
        <w:right w:val="none" w:sz="0" w:space="0" w:color="auto"/>
      </w:divBdr>
    </w:div>
    <w:div w:id="612443157">
      <w:bodyDiv w:val="1"/>
      <w:marLeft w:val="0"/>
      <w:marRight w:val="0"/>
      <w:marTop w:val="0"/>
      <w:marBottom w:val="0"/>
      <w:divBdr>
        <w:top w:val="none" w:sz="0" w:space="0" w:color="auto"/>
        <w:left w:val="none" w:sz="0" w:space="0" w:color="auto"/>
        <w:bottom w:val="none" w:sz="0" w:space="0" w:color="auto"/>
        <w:right w:val="none" w:sz="0" w:space="0" w:color="auto"/>
      </w:divBdr>
    </w:div>
    <w:div w:id="740516634">
      <w:bodyDiv w:val="1"/>
      <w:marLeft w:val="0"/>
      <w:marRight w:val="0"/>
      <w:marTop w:val="0"/>
      <w:marBottom w:val="0"/>
      <w:divBdr>
        <w:top w:val="none" w:sz="0" w:space="0" w:color="auto"/>
        <w:left w:val="none" w:sz="0" w:space="0" w:color="auto"/>
        <w:bottom w:val="none" w:sz="0" w:space="0" w:color="auto"/>
        <w:right w:val="none" w:sz="0" w:space="0" w:color="auto"/>
      </w:divBdr>
    </w:div>
    <w:div w:id="786660326">
      <w:bodyDiv w:val="1"/>
      <w:marLeft w:val="0"/>
      <w:marRight w:val="0"/>
      <w:marTop w:val="0"/>
      <w:marBottom w:val="0"/>
      <w:divBdr>
        <w:top w:val="none" w:sz="0" w:space="0" w:color="auto"/>
        <w:left w:val="none" w:sz="0" w:space="0" w:color="auto"/>
        <w:bottom w:val="none" w:sz="0" w:space="0" w:color="auto"/>
        <w:right w:val="none" w:sz="0" w:space="0" w:color="auto"/>
      </w:divBdr>
    </w:div>
    <w:div w:id="860821870">
      <w:bodyDiv w:val="1"/>
      <w:marLeft w:val="0"/>
      <w:marRight w:val="0"/>
      <w:marTop w:val="0"/>
      <w:marBottom w:val="0"/>
      <w:divBdr>
        <w:top w:val="none" w:sz="0" w:space="0" w:color="auto"/>
        <w:left w:val="none" w:sz="0" w:space="0" w:color="auto"/>
        <w:bottom w:val="none" w:sz="0" w:space="0" w:color="auto"/>
        <w:right w:val="none" w:sz="0" w:space="0" w:color="auto"/>
      </w:divBdr>
    </w:div>
    <w:div w:id="861941609">
      <w:bodyDiv w:val="1"/>
      <w:marLeft w:val="0"/>
      <w:marRight w:val="0"/>
      <w:marTop w:val="0"/>
      <w:marBottom w:val="0"/>
      <w:divBdr>
        <w:top w:val="none" w:sz="0" w:space="0" w:color="auto"/>
        <w:left w:val="none" w:sz="0" w:space="0" w:color="auto"/>
        <w:bottom w:val="none" w:sz="0" w:space="0" w:color="auto"/>
        <w:right w:val="none" w:sz="0" w:space="0" w:color="auto"/>
      </w:divBdr>
    </w:div>
    <w:div w:id="874777365">
      <w:bodyDiv w:val="1"/>
      <w:marLeft w:val="0"/>
      <w:marRight w:val="0"/>
      <w:marTop w:val="0"/>
      <w:marBottom w:val="0"/>
      <w:divBdr>
        <w:top w:val="none" w:sz="0" w:space="0" w:color="auto"/>
        <w:left w:val="none" w:sz="0" w:space="0" w:color="auto"/>
        <w:bottom w:val="none" w:sz="0" w:space="0" w:color="auto"/>
        <w:right w:val="none" w:sz="0" w:space="0" w:color="auto"/>
      </w:divBdr>
    </w:div>
    <w:div w:id="905341062">
      <w:bodyDiv w:val="1"/>
      <w:marLeft w:val="0"/>
      <w:marRight w:val="0"/>
      <w:marTop w:val="0"/>
      <w:marBottom w:val="0"/>
      <w:divBdr>
        <w:top w:val="none" w:sz="0" w:space="0" w:color="auto"/>
        <w:left w:val="none" w:sz="0" w:space="0" w:color="auto"/>
        <w:bottom w:val="none" w:sz="0" w:space="0" w:color="auto"/>
        <w:right w:val="none" w:sz="0" w:space="0" w:color="auto"/>
      </w:divBdr>
    </w:div>
    <w:div w:id="979387186">
      <w:bodyDiv w:val="1"/>
      <w:marLeft w:val="0"/>
      <w:marRight w:val="0"/>
      <w:marTop w:val="0"/>
      <w:marBottom w:val="0"/>
      <w:divBdr>
        <w:top w:val="none" w:sz="0" w:space="0" w:color="auto"/>
        <w:left w:val="none" w:sz="0" w:space="0" w:color="auto"/>
        <w:bottom w:val="none" w:sz="0" w:space="0" w:color="auto"/>
        <w:right w:val="none" w:sz="0" w:space="0" w:color="auto"/>
      </w:divBdr>
    </w:div>
    <w:div w:id="1262105191">
      <w:bodyDiv w:val="1"/>
      <w:marLeft w:val="0"/>
      <w:marRight w:val="0"/>
      <w:marTop w:val="0"/>
      <w:marBottom w:val="0"/>
      <w:divBdr>
        <w:top w:val="none" w:sz="0" w:space="0" w:color="auto"/>
        <w:left w:val="none" w:sz="0" w:space="0" w:color="auto"/>
        <w:bottom w:val="none" w:sz="0" w:space="0" w:color="auto"/>
        <w:right w:val="none" w:sz="0" w:space="0" w:color="auto"/>
      </w:divBdr>
    </w:div>
    <w:div w:id="1284269915">
      <w:bodyDiv w:val="1"/>
      <w:marLeft w:val="0"/>
      <w:marRight w:val="0"/>
      <w:marTop w:val="0"/>
      <w:marBottom w:val="0"/>
      <w:divBdr>
        <w:top w:val="none" w:sz="0" w:space="0" w:color="auto"/>
        <w:left w:val="none" w:sz="0" w:space="0" w:color="auto"/>
        <w:bottom w:val="none" w:sz="0" w:space="0" w:color="auto"/>
        <w:right w:val="none" w:sz="0" w:space="0" w:color="auto"/>
      </w:divBdr>
    </w:div>
    <w:div w:id="1488782426">
      <w:bodyDiv w:val="1"/>
      <w:marLeft w:val="0"/>
      <w:marRight w:val="0"/>
      <w:marTop w:val="0"/>
      <w:marBottom w:val="0"/>
      <w:divBdr>
        <w:top w:val="none" w:sz="0" w:space="0" w:color="auto"/>
        <w:left w:val="none" w:sz="0" w:space="0" w:color="auto"/>
        <w:bottom w:val="none" w:sz="0" w:space="0" w:color="auto"/>
        <w:right w:val="none" w:sz="0" w:space="0" w:color="auto"/>
      </w:divBdr>
    </w:div>
    <w:div w:id="1498955675">
      <w:bodyDiv w:val="1"/>
      <w:marLeft w:val="0"/>
      <w:marRight w:val="0"/>
      <w:marTop w:val="0"/>
      <w:marBottom w:val="0"/>
      <w:divBdr>
        <w:top w:val="none" w:sz="0" w:space="0" w:color="auto"/>
        <w:left w:val="none" w:sz="0" w:space="0" w:color="auto"/>
        <w:bottom w:val="none" w:sz="0" w:space="0" w:color="auto"/>
        <w:right w:val="none" w:sz="0" w:space="0" w:color="auto"/>
      </w:divBdr>
    </w:div>
    <w:div w:id="1567104475">
      <w:bodyDiv w:val="1"/>
      <w:marLeft w:val="0"/>
      <w:marRight w:val="0"/>
      <w:marTop w:val="0"/>
      <w:marBottom w:val="0"/>
      <w:divBdr>
        <w:top w:val="none" w:sz="0" w:space="0" w:color="auto"/>
        <w:left w:val="none" w:sz="0" w:space="0" w:color="auto"/>
        <w:bottom w:val="none" w:sz="0" w:space="0" w:color="auto"/>
        <w:right w:val="none" w:sz="0" w:space="0" w:color="auto"/>
      </w:divBdr>
    </w:div>
    <w:div w:id="1678539799">
      <w:bodyDiv w:val="1"/>
      <w:marLeft w:val="0"/>
      <w:marRight w:val="0"/>
      <w:marTop w:val="0"/>
      <w:marBottom w:val="0"/>
      <w:divBdr>
        <w:top w:val="none" w:sz="0" w:space="0" w:color="auto"/>
        <w:left w:val="none" w:sz="0" w:space="0" w:color="auto"/>
        <w:bottom w:val="none" w:sz="0" w:space="0" w:color="auto"/>
        <w:right w:val="none" w:sz="0" w:space="0" w:color="auto"/>
      </w:divBdr>
    </w:div>
    <w:div w:id="1737047768">
      <w:bodyDiv w:val="1"/>
      <w:marLeft w:val="0"/>
      <w:marRight w:val="0"/>
      <w:marTop w:val="0"/>
      <w:marBottom w:val="0"/>
      <w:divBdr>
        <w:top w:val="none" w:sz="0" w:space="0" w:color="auto"/>
        <w:left w:val="none" w:sz="0" w:space="0" w:color="auto"/>
        <w:bottom w:val="none" w:sz="0" w:space="0" w:color="auto"/>
        <w:right w:val="none" w:sz="0" w:space="0" w:color="auto"/>
      </w:divBdr>
    </w:div>
    <w:div w:id="1779056002">
      <w:bodyDiv w:val="1"/>
      <w:marLeft w:val="0"/>
      <w:marRight w:val="0"/>
      <w:marTop w:val="0"/>
      <w:marBottom w:val="0"/>
      <w:divBdr>
        <w:top w:val="none" w:sz="0" w:space="0" w:color="auto"/>
        <w:left w:val="none" w:sz="0" w:space="0" w:color="auto"/>
        <w:bottom w:val="none" w:sz="0" w:space="0" w:color="auto"/>
        <w:right w:val="none" w:sz="0" w:space="0" w:color="auto"/>
      </w:divBdr>
    </w:div>
    <w:div w:id="193732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mailto:support@schedulingondemand.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support@schedulingondemand.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tinez03\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5D6F9-98FC-4456-A122-837B660DA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1</TotalTime>
  <Pages>27</Pages>
  <Words>2136</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Martinez,Robert (HHSC)</dc:creator>
  <cp:lastModifiedBy>Andrew Ritchie</cp:lastModifiedBy>
  <cp:revision>3</cp:revision>
  <cp:lastPrinted>2019-06-01T20:02:00Z</cp:lastPrinted>
  <dcterms:created xsi:type="dcterms:W3CDTF">2019-06-07T23:45:00Z</dcterms:created>
  <dcterms:modified xsi:type="dcterms:W3CDTF">2019-06-07T23:54:00Z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